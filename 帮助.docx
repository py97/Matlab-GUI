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287F6" w14:textId="7F6F3F29" w:rsidR="00FC4654" w:rsidRPr="006E7802" w:rsidRDefault="00FC4654" w:rsidP="001B3F9E">
      <w:pPr>
        <w:pStyle w:val="1"/>
        <w:jc w:val="center"/>
        <w:rPr>
          <w:rFonts w:ascii="黑体" w:eastAsia="黑体" w:hAnsi="黑体"/>
        </w:rPr>
      </w:pPr>
      <w:r w:rsidRPr="006E7802">
        <w:rPr>
          <w:rFonts w:ascii="黑体" w:eastAsia="黑体" w:hAnsi="黑体" w:hint="eastAsia"/>
        </w:rPr>
        <w:t>帮助文档</w:t>
      </w:r>
    </w:p>
    <w:p w14:paraId="083D23F3" w14:textId="3053FCEB" w:rsidR="00FC4654" w:rsidRPr="006E7802" w:rsidRDefault="00FC4654" w:rsidP="00783B2D">
      <w:pPr>
        <w:pStyle w:val="2"/>
        <w:numPr>
          <w:ilvl w:val="0"/>
          <w:numId w:val="2"/>
        </w:numPr>
        <w:rPr>
          <w:rFonts w:ascii="黑体" w:eastAsia="黑体" w:hAnsi="黑体"/>
        </w:rPr>
      </w:pPr>
      <w:r w:rsidRPr="006E7802">
        <w:rPr>
          <w:rFonts w:ascii="黑体" w:eastAsia="黑体" w:hAnsi="黑体" w:hint="eastAsia"/>
        </w:rPr>
        <w:t>安装程序</w:t>
      </w:r>
    </w:p>
    <w:p w14:paraId="2C46B9D5" w14:textId="681E270B" w:rsidR="00783B2D" w:rsidRPr="006E7802" w:rsidRDefault="000602C4" w:rsidP="000602C4">
      <w:pPr>
        <w:pStyle w:val="3"/>
        <w:rPr>
          <w:rFonts w:ascii="黑体" w:eastAsia="黑体" w:hAnsi="黑体"/>
          <w:b w:val="0"/>
          <w:bCs w:val="0"/>
          <w:sz w:val="28"/>
          <w:szCs w:val="28"/>
        </w:rPr>
      </w:pPr>
      <w:r w:rsidRPr="006E7802">
        <w:rPr>
          <w:rFonts w:ascii="黑体" w:eastAsia="黑体" w:hAnsi="黑体" w:hint="eastAsia"/>
          <w:b w:val="0"/>
          <w:bCs w:val="0"/>
          <w:sz w:val="28"/>
          <w:szCs w:val="28"/>
        </w:rPr>
        <w:t>1.1</w:t>
      </w:r>
      <w:r w:rsidR="00B60270" w:rsidRPr="006E7802">
        <w:rPr>
          <w:rFonts w:ascii="黑体" w:eastAsia="黑体" w:hAnsi="黑体" w:hint="eastAsia"/>
          <w:b w:val="0"/>
          <w:bCs w:val="0"/>
          <w:sz w:val="28"/>
          <w:szCs w:val="28"/>
        </w:rPr>
        <w:t>安装环境</w:t>
      </w:r>
    </w:p>
    <w:p w14:paraId="683FF673" w14:textId="7D5755AE" w:rsidR="00390897" w:rsidRPr="005B1033" w:rsidRDefault="00390897" w:rsidP="00390897">
      <w:pPr>
        <w:pStyle w:val="a9"/>
        <w:ind w:left="372" w:firstLineChars="0" w:firstLine="0"/>
        <w:rPr>
          <w:rFonts w:ascii="Times New Roman" w:eastAsia="宋体" w:hAnsi="Times New Roman" w:cs="Times New Roman"/>
          <w:sz w:val="24"/>
          <w:szCs w:val="24"/>
        </w:rPr>
      </w:pPr>
      <w:r w:rsidRPr="005B1033">
        <w:rPr>
          <w:rFonts w:ascii="Times New Roman" w:eastAsia="宋体" w:hAnsi="Times New Roman" w:cs="Times New Roman"/>
          <w:sz w:val="24"/>
          <w:szCs w:val="24"/>
        </w:rPr>
        <w:t>安装之前，请先检查</w:t>
      </w:r>
      <w:r w:rsidR="00F407EE" w:rsidRPr="005B1033">
        <w:rPr>
          <w:rFonts w:ascii="Times New Roman" w:eastAsia="宋体" w:hAnsi="Times New Roman" w:cs="Times New Roman"/>
          <w:sz w:val="24"/>
          <w:szCs w:val="24"/>
        </w:rPr>
        <w:t>计算机</w:t>
      </w:r>
      <w:r w:rsidRPr="005B1033">
        <w:rPr>
          <w:rFonts w:ascii="Times New Roman" w:eastAsia="宋体" w:hAnsi="Times New Roman" w:cs="Times New Roman"/>
          <w:sz w:val="24"/>
          <w:szCs w:val="24"/>
        </w:rPr>
        <w:t>中是否具备下列条件</w:t>
      </w:r>
      <w:r w:rsidR="000602C4" w:rsidRPr="005B1033">
        <w:rPr>
          <w:rFonts w:ascii="Times New Roman" w:eastAsia="宋体" w:hAnsi="Times New Roman" w:cs="Times New Roman"/>
          <w:sz w:val="24"/>
          <w:szCs w:val="24"/>
        </w:rPr>
        <w:t>：</w:t>
      </w:r>
    </w:p>
    <w:p w14:paraId="4F020B4D" w14:textId="6A7372D5" w:rsidR="000602C4" w:rsidRPr="005B1033" w:rsidRDefault="00E864B7" w:rsidP="00876235">
      <w:pPr>
        <w:pStyle w:val="a9"/>
        <w:numPr>
          <w:ilvl w:val="0"/>
          <w:numId w:val="3"/>
        </w:numPr>
        <w:ind w:firstLineChars="0"/>
        <w:rPr>
          <w:rFonts w:ascii="Times New Roman" w:eastAsia="宋体" w:hAnsi="Times New Roman" w:cs="Times New Roman"/>
          <w:sz w:val="24"/>
          <w:szCs w:val="24"/>
        </w:rPr>
      </w:pPr>
      <w:r w:rsidRPr="005B1033">
        <w:rPr>
          <w:rFonts w:ascii="Times New Roman" w:eastAsia="宋体" w:hAnsi="Times New Roman" w:cs="Times New Roman"/>
          <w:sz w:val="24"/>
          <w:szCs w:val="24"/>
        </w:rPr>
        <w:t>操作系统：</w:t>
      </w:r>
      <w:r w:rsidRPr="005B1033">
        <w:rPr>
          <w:rFonts w:ascii="Times New Roman" w:eastAsia="宋体" w:hAnsi="Times New Roman" w:cs="Times New Roman"/>
          <w:sz w:val="24"/>
          <w:szCs w:val="24"/>
        </w:rPr>
        <w:t>WIN 10</w:t>
      </w:r>
      <w:r w:rsidR="00876235" w:rsidRPr="005B1033">
        <w:rPr>
          <w:rFonts w:ascii="Times New Roman" w:eastAsia="宋体" w:hAnsi="Times New Roman" w:cs="Times New Roman"/>
          <w:sz w:val="24"/>
          <w:szCs w:val="24"/>
        </w:rPr>
        <w:t>（</w:t>
      </w:r>
      <w:r w:rsidR="00876235" w:rsidRPr="005B1033">
        <w:rPr>
          <w:rFonts w:ascii="Times New Roman" w:eastAsia="宋体" w:hAnsi="Times New Roman" w:cs="Times New Roman"/>
          <w:sz w:val="24"/>
          <w:szCs w:val="24"/>
        </w:rPr>
        <w:t>64</w:t>
      </w:r>
      <w:r w:rsidR="00876235" w:rsidRPr="005B1033">
        <w:rPr>
          <w:rFonts w:ascii="Times New Roman" w:eastAsia="宋体" w:hAnsi="Times New Roman" w:cs="Times New Roman"/>
          <w:sz w:val="24"/>
          <w:szCs w:val="24"/>
        </w:rPr>
        <w:t>位）</w:t>
      </w:r>
      <w:r w:rsidRPr="005B1033">
        <w:rPr>
          <w:rFonts w:ascii="Times New Roman" w:eastAsia="宋体" w:hAnsi="Times New Roman" w:cs="Times New Roman"/>
          <w:sz w:val="24"/>
          <w:szCs w:val="24"/>
        </w:rPr>
        <w:t>、</w:t>
      </w:r>
      <w:r w:rsidRPr="005B1033">
        <w:rPr>
          <w:rFonts w:ascii="Times New Roman" w:eastAsia="宋体" w:hAnsi="Times New Roman" w:cs="Times New Roman"/>
          <w:sz w:val="24"/>
          <w:szCs w:val="24"/>
        </w:rPr>
        <w:t>WIN 7</w:t>
      </w:r>
      <w:r w:rsidRPr="005B1033">
        <w:rPr>
          <w:rFonts w:ascii="Times New Roman" w:eastAsia="宋体" w:hAnsi="Times New Roman" w:cs="Times New Roman"/>
          <w:sz w:val="24"/>
          <w:szCs w:val="24"/>
        </w:rPr>
        <w:t>（</w:t>
      </w:r>
      <w:r w:rsidRPr="005B1033">
        <w:rPr>
          <w:rFonts w:ascii="Times New Roman" w:eastAsia="宋体" w:hAnsi="Times New Roman" w:cs="Times New Roman"/>
          <w:sz w:val="24"/>
          <w:szCs w:val="24"/>
        </w:rPr>
        <w:t>64</w:t>
      </w:r>
      <w:r w:rsidRPr="005B1033">
        <w:rPr>
          <w:rFonts w:ascii="Times New Roman" w:eastAsia="宋体" w:hAnsi="Times New Roman" w:cs="Times New Roman"/>
          <w:sz w:val="24"/>
          <w:szCs w:val="24"/>
        </w:rPr>
        <w:t>位）</w:t>
      </w:r>
    </w:p>
    <w:p w14:paraId="5AEDC2AE" w14:textId="720F88E1" w:rsidR="00876235" w:rsidRPr="005B1033" w:rsidRDefault="00944EED" w:rsidP="00876235">
      <w:pPr>
        <w:pStyle w:val="a9"/>
        <w:numPr>
          <w:ilvl w:val="0"/>
          <w:numId w:val="3"/>
        </w:numPr>
        <w:ind w:firstLineChars="0"/>
        <w:rPr>
          <w:rFonts w:ascii="Times New Roman" w:eastAsia="宋体" w:hAnsi="Times New Roman" w:cs="Times New Roman"/>
          <w:sz w:val="24"/>
          <w:szCs w:val="24"/>
        </w:rPr>
      </w:pPr>
      <w:r w:rsidRPr="005B1033">
        <w:rPr>
          <w:rFonts w:ascii="Times New Roman" w:eastAsia="宋体" w:hAnsi="Times New Roman" w:cs="Times New Roman"/>
          <w:sz w:val="24"/>
          <w:szCs w:val="24"/>
        </w:rPr>
        <w:t>Office 2010</w:t>
      </w:r>
      <w:r w:rsidRPr="005B1033">
        <w:rPr>
          <w:rFonts w:ascii="Times New Roman" w:eastAsia="宋体" w:hAnsi="Times New Roman" w:cs="Times New Roman"/>
          <w:sz w:val="24"/>
          <w:szCs w:val="24"/>
        </w:rPr>
        <w:t>（</w:t>
      </w:r>
      <w:r w:rsidRPr="005B1033">
        <w:rPr>
          <w:rFonts w:ascii="Times New Roman" w:eastAsia="宋体" w:hAnsi="Times New Roman" w:cs="Times New Roman"/>
          <w:sz w:val="24"/>
          <w:szCs w:val="24"/>
        </w:rPr>
        <w:t>Word</w:t>
      </w:r>
      <w:r w:rsidRPr="005B1033">
        <w:rPr>
          <w:rFonts w:ascii="Times New Roman" w:eastAsia="宋体" w:hAnsi="Times New Roman" w:cs="Times New Roman"/>
          <w:sz w:val="24"/>
          <w:szCs w:val="24"/>
        </w:rPr>
        <w:t>、</w:t>
      </w:r>
      <w:r w:rsidRPr="005B1033">
        <w:rPr>
          <w:rFonts w:ascii="Times New Roman" w:eastAsia="宋体" w:hAnsi="Times New Roman" w:cs="Times New Roman"/>
          <w:sz w:val="24"/>
          <w:szCs w:val="24"/>
        </w:rPr>
        <w:t>Excel</w:t>
      </w:r>
      <w:r w:rsidRPr="005B1033">
        <w:rPr>
          <w:rFonts w:ascii="Times New Roman" w:eastAsia="宋体" w:hAnsi="Times New Roman" w:cs="Times New Roman"/>
          <w:sz w:val="24"/>
          <w:szCs w:val="24"/>
        </w:rPr>
        <w:t>）及以上版本</w:t>
      </w:r>
      <w:r w:rsidR="00D50667" w:rsidRPr="005B1033">
        <w:rPr>
          <w:rFonts w:ascii="Times New Roman" w:eastAsia="宋体" w:hAnsi="Times New Roman" w:cs="Times New Roman"/>
          <w:sz w:val="24"/>
          <w:szCs w:val="24"/>
        </w:rPr>
        <w:t>，推荐</w:t>
      </w:r>
      <w:r w:rsidR="00D50667" w:rsidRPr="005B1033">
        <w:rPr>
          <w:rFonts w:ascii="Times New Roman" w:eastAsia="宋体" w:hAnsi="Times New Roman" w:cs="Times New Roman"/>
          <w:sz w:val="24"/>
          <w:szCs w:val="24"/>
        </w:rPr>
        <w:t>Office 2016</w:t>
      </w:r>
    </w:p>
    <w:p w14:paraId="20170211" w14:textId="58224A3E" w:rsidR="0058426C" w:rsidRPr="005B1033" w:rsidRDefault="0058426C" w:rsidP="0058426C">
      <w:pPr>
        <w:pStyle w:val="a9"/>
        <w:numPr>
          <w:ilvl w:val="0"/>
          <w:numId w:val="3"/>
        </w:numPr>
        <w:ind w:firstLineChars="0"/>
        <w:rPr>
          <w:rFonts w:ascii="Times New Roman" w:eastAsia="宋体" w:hAnsi="Times New Roman" w:cs="Times New Roman"/>
          <w:sz w:val="24"/>
          <w:szCs w:val="24"/>
        </w:rPr>
      </w:pPr>
      <w:r w:rsidRPr="005B1033">
        <w:rPr>
          <w:rFonts w:ascii="Times New Roman" w:eastAsia="宋体" w:hAnsi="Times New Roman" w:cs="Times New Roman"/>
          <w:sz w:val="24"/>
          <w:szCs w:val="24"/>
        </w:rPr>
        <w:t>运行环境：</w:t>
      </w:r>
      <w:r w:rsidRPr="005B1033">
        <w:rPr>
          <w:rFonts w:ascii="Times New Roman" w:eastAsia="宋体" w:hAnsi="Times New Roman" w:cs="Times New Roman"/>
          <w:sz w:val="24"/>
          <w:szCs w:val="24"/>
        </w:rPr>
        <w:t>2019a Runtime</w:t>
      </w:r>
      <w:r w:rsidRPr="005B1033">
        <w:rPr>
          <w:rFonts w:ascii="Times New Roman" w:eastAsia="宋体" w:hAnsi="Times New Roman" w:cs="Times New Roman"/>
          <w:sz w:val="24"/>
          <w:szCs w:val="24"/>
        </w:rPr>
        <w:t>：官网下载地址：</w:t>
      </w:r>
    </w:p>
    <w:p w14:paraId="36871A72" w14:textId="695011B6" w:rsidR="0058426C" w:rsidRPr="005B1033" w:rsidRDefault="0058426C" w:rsidP="0058426C">
      <w:pPr>
        <w:ind w:left="420" w:firstLine="312"/>
        <w:rPr>
          <w:rFonts w:ascii="Times New Roman" w:eastAsia="宋体" w:hAnsi="Times New Roman" w:cs="Times New Roman"/>
          <w:sz w:val="24"/>
          <w:szCs w:val="24"/>
        </w:rPr>
      </w:pPr>
      <w:r w:rsidRPr="005B1033">
        <w:rPr>
          <w:rFonts w:ascii="Times New Roman" w:eastAsia="宋体" w:hAnsi="Times New Roman" w:cs="Times New Roman"/>
          <w:sz w:val="24"/>
          <w:szCs w:val="24"/>
        </w:rPr>
        <w:t>https://ww2.mathworks.cn/products/compiler/matlab-runtime.html</w:t>
      </w:r>
    </w:p>
    <w:p w14:paraId="701AE8A3" w14:textId="519FDA82" w:rsidR="00390897" w:rsidRPr="006E7802" w:rsidRDefault="000602C4" w:rsidP="000602C4">
      <w:pPr>
        <w:pStyle w:val="3"/>
        <w:rPr>
          <w:rFonts w:ascii="黑体" w:eastAsia="黑体" w:hAnsi="黑体"/>
          <w:b w:val="0"/>
          <w:bCs w:val="0"/>
          <w:sz w:val="28"/>
          <w:szCs w:val="28"/>
        </w:rPr>
      </w:pPr>
      <w:r w:rsidRPr="006E7802">
        <w:rPr>
          <w:rFonts w:ascii="黑体" w:eastAsia="黑体" w:hAnsi="黑体" w:hint="eastAsia"/>
          <w:b w:val="0"/>
          <w:bCs w:val="0"/>
          <w:sz w:val="28"/>
          <w:szCs w:val="28"/>
        </w:rPr>
        <w:t>1.2</w:t>
      </w:r>
      <w:r w:rsidR="00390897" w:rsidRPr="006E7802">
        <w:rPr>
          <w:rFonts w:ascii="黑体" w:eastAsia="黑体" w:hAnsi="黑体" w:hint="eastAsia"/>
          <w:b w:val="0"/>
          <w:bCs w:val="0"/>
          <w:sz w:val="28"/>
          <w:szCs w:val="28"/>
        </w:rPr>
        <w:t>安装步骤</w:t>
      </w:r>
    </w:p>
    <w:p w14:paraId="4CE01B71" w14:textId="51648ADD" w:rsidR="0058426C" w:rsidRPr="005B1033" w:rsidRDefault="0058426C" w:rsidP="008656E2">
      <w:pPr>
        <w:rPr>
          <w:rFonts w:ascii="宋体" w:eastAsia="宋体" w:hAnsi="宋体"/>
          <w:sz w:val="24"/>
          <w:szCs w:val="24"/>
        </w:rPr>
      </w:pPr>
      <w:r w:rsidRPr="005B1033">
        <w:rPr>
          <w:rFonts w:ascii="宋体" w:eastAsia="宋体" w:hAnsi="宋体" w:hint="eastAsia"/>
          <w:sz w:val="24"/>
          <w:szCs w:val="24"/>
        </w:rPr>
        <w:t>1</w:t>
      </w:r>
      <w:r w:rsidRPr="005B1033">
        <w:rPr>
          <w:rFonts w:ascii="宋体" w:eastAsia="宋体" w:hAnsi="宋体"/>
          <w:sz w:val="24"/>
          <w:szCs w:val="24"/>
        </w:rPr>
        <w:t>.</w:t>
      </w:r>
      <w:r w:rsidRPr="005B1033">
        <w:rPr>
          <w:rFonts w:ascii="宋体" w:eastAsia="宋体" w:hAnsi="宋体" w:hint="eastAsia"/>
          <w:sz w:val="24"/>
          <w:szCs w:val="24"/>
        </w:rPr>
        <w:t>解压下载好的</w:t>
      </w:r>
      <w:r w:rsidRPr="005B1033">
        <w:rPr>
          <w:rFonts w:ascii="宋体" w:eastAsia="宋体" w:hAnsi="宋体"/>
          <w:sz w:val="24"/>
          <w:szCs w:val="24"/>
        </w:rPr>
        <w:t>R</w:t>
      </w:r>
      <w:r w:rsidRPr="005B1033">
        <w:rPr>
          <w:rFonts w:ascii="宋体" w:eastAsia="宋体" w:hAnsi="宋体" w:hint="eastAsia"/>
          <w:sz w:val="24"/>
          <w:szCs w:val="24"/>
        </w:rPr>
        <w:t>untime安装包(一路默认安装即可</w:t>
      </w:r>
      <w:r w:rsidRPr="005B1033">
        <w:rPr>
          <w:rFonts w:ascii="宋体" w:eastAsia="宋体" w:hAnsi="宋体"/>
          <w:sz w:val="24"/>
          <w:szCs w:val="24"/>
        </w:rPr>
        <w:t>)</w:t>
      </w:r>
    </w:p>
    <w:p w14:paraId="7C8E85F0" w14:textId="67A47023" w:rsidR="008656E2" w:rsidRDefault="0058426C" w:rsidP="007C7F17">
      <w:pPr>
        <w:jc w:val="center"/>
      </w:pPr>
      <w:r>
        <w:rPr>
          <w:rFonts w:hint="eastAsia"/>
          <w:noProof/>
        </w:rPr>
        <w:drawing>
          <wp:inline distT="0" distB="0" distL="0" distR="0" wp14:anchorId="576595BC" wp14:editId="46047C4A">
            <wp:extent cx="4800600" cy="257745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2577456"/>
                    </a:xfrm>
                    <a:prstGeom prst="rect">
                      <a:avLst/>
                    </a:prstGeom>
                    <a:noFill/>
                    <a:ln>
                      <a:noFill/>
                    </a:ln>
                  </pic:spPr>
                </pic:pic>
              </a:graphicData>
            </a:graphic>
          </wp:inline>
        </w:drawing>
      </w:r>
    </w:p>
    <w:p w14:paraId="2A6EE81A" w14:textId="05583883" w:rsidR="0058426C"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图 1</w:t>
      </w:r>
      <w:r w:rsidRPr="005B1033">
        <w:rPr>
          <w:rFonts w:ascii="黑体" w:eastAsia="黑体" w:hAnsi="黑体"/>
          <w:b/>
          <w:bCs/>
          <w:sz w:val="24"/>
          <w:szCs w:val="24"/>
        </w:rPr>
        <w:t>_1</w:t>
      </w:r>
    </w:p>
    <w:p w14:paraId="329EFE56" w14:textId="188FFBE4" w:rsidR="0058426C" w:rsidRDefault="0058426C" w:rsidP="008656E2"/>
    <w:p w14:paraId="66BF1AB7" w14:textId="4C70C3DC" w:rsidR="0058426C" w:rsidRDefault="0058426C" w:rsidP="008656E2"/>
    <w:p w14:paraId="1D169F8C" w14:textId="07F3826C" w:rsidR="0058426C" w:rsidRDefault="0058426C" w:rsidP="008656E2"/>
    <w:p w14:paraId="23DF246E" w14:textId="42855678" w:rsidR="0058426C" w:rsidRDefault="0058426C" w:rsidP="008656E2"/>
    <w:p w14:paraId="10531084" w14:textId="5DAD400A" w:rsidR="0058426C" w:rsidRDefault="0058426C" w:rsidP="008656E2"/>
    <w:p w14:paraId="5A7EA04A" w14:textId="46D81CDC" w:rsidR="0058426C" w:rsidRDefault="0058426C" w:rsidP="008656E2"/>
    <w:p w14:paraId="6BD805ED" w14:textId="5968456A" w:rsidR="0058426C" w:rsidRDefault="0058426C" w:rsidP="008656E2"/>
    <w:p w14:paraId="103BD824" w14:textId="62DF8E61" w:rsidR="0058426C" w:rsidRDefault="0058426C" w:rsidP="008656E2"/>
    <w:p w14:paraId="35660D02" w14:textId="77777777" w:rsidR="0058426C" w:rsidRDefault="0058426C" w:rsidP="008656E2"/>
    <w:p w14:paraId="3C6416D9" w14:textId="31705D82" w:rsidR="0058426C" w:rsidRDefault="0058426C" w:rsidP="0058426C">
      <w:pPr>
        <w:pStyle w:val="a9"/>
        <w:numPr>
          <w:ilvl w:val="0"/>
          <w:numId w:val="2"/>
        </w:numPr>
        <w:ind w:firstLineChars="0"/>
      </w:pPr>
      <w:r>
        <w:rPr>
          <w:rFonts w:hint="eastAsia"/>
        </w:rPr>
        <w:lastRenderedPageBreak/>
        <w:t>点击“完成”，R</w:t>
      </w:r>
      <w:r>
        <w:t>untime</w:t>
      </w:r>
      <w:r>
        <w:rPr>
          <w:rFonts w:hint="eastAsia"/>
        </w:rPr>
        <w:t>安装完成</w:t>
      </w:r>
    </w:p>
    <w:p w14:paraId="21D2DCE1" w14:textId="3DE93483" w:rsidR="0058426C" w:rsidRDefault="0058426C" w:rsidP="0058426C">
      <w:pPr>
        <w:pStyle w:val="a9"/>
        <w:ind w:left="396" w:firstLineChars="0" w:firstLine="0"/>
      </w:pPr>
      <w:r>
        <w:rPr>
          <w:noProof/>
        </w:rPr>
        <w:drawing>
          <wp:inline distT="0" distB="0" distL="0" distR="0" wp14:anchorId="6C6601CE" wp14:editId="075A7410">
            <wp:extent cx="4701540" cy="285766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1540" cy="2857665"/>
                    </a:xfrm>
                    <a:prstGeom prst="rect">
                      <a:avLst/>
                    </a:prstGeom>
                    <a:noFill/>
                    <a:ln>
                      <a:noFill/>
                    </a:ln>
                  </pic:spPr>
                </pic:pic>
              </a:graphicData>
            </a:graphic>
          </wp:inline>
        </w:drawing>
      </w:r>
    </w:p>
    <w:p w14:paraId="585CB6A7" w14:textId="3792ED23"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图 1</w:t>
      </w:r>
      <w:r w:rsidRPr="005B1033">
        <w:rPr>
          <w:rFonts w:ascii="黑体" w:eastAsia="黑体" w:hAnsi="黑体"/>
          <w:b/>
          <w:bCs/>
          <w:sz w:val="24"/>
          <w:szCs w:val="24"/>
        </w:rPr>
        <w:t>_</w:t>
      </w:r>
      <w:r>
        <w:rPr>
          <w:rFonts w:ascii="黑体" w:eastAsia="黑体" w:hAnsi="黑体"/>
          <w:b/>
          <w:bCs/>
          <w:sz w:val="24"/>
          <w:szCs w:val="24"/>
        </w:rPr>
        <w:t>2</w:t>
      </w:r>
    </w:p>
    <w:p w14:paraId="36904967" w14:textId="4846FEA2" w:rsidR="005B1033" w:rsidRDefault="008D1FC6" w:rsidP="008D1FC6">
      <w:pPr>
        <w:pStyle w:val="a9"/>
        <w:numPr>
          <w:ilvl w:val="0"/>
          <w:numId w:val="2"/>
        </w:numPr>
        <w:ind w:firstLineChars="0"/>
      </w:pPr>
      <w:r>
        <w:rPr>
          <w:rFonts w:hint="eastAsia"/>
        </w:rPr>
        <w:t>安装程序</w:t>
      </w:r>
    </w:p>
    <w:p w14:paraId="7EA98457" w14:textId="03DCCF42" w:rsidR="008D1FC6" w:rsidRPr="008656E2" w:rsidRDefault="008D1FC6" w:rsidP="008D1FC6">
      <w:pPr>
        <w:pStyle w:val="a9"/>
        <w:ind w:left="396" w:firstLineChars="0" w:firstLine="0"/>
      </w:pPr>
      <w:r>
        <w:rPr>
          <w:rFonts w:hint="eastAsia"/>
          <w:noProof/>
        </w:rPr>
        <w:drawing>
          <wp:inline distT="0" distB="0" distL="0" distR="0" wp14:anchorId="1435C8FA" wp14:editId="1DBECF61">
            <wp:extent cx="5274310" cy="3206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200306190106.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r>
        <w:rPr>
          <w:rFonts w:hint="eastAsia"/>
          <w:noProof/>
        </w:rPr>
        <w:lastRenderedPageBreak/>
        <w:drawing>
          <wp:inline distT="0" distB="0" distL="0" distR="0" wp14:anchorId="34CBBF94" wp14:editId="2D8983C3">
            <wp:extent cx="5274310" cy="32061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截图20200306190129.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r>
        <w:rPr>
          <w:rFonts w:hint="eastAsia"/>
          <w:noProof/>
        </w:rPr>
        <w:drawing>
          <wp:inline distT="0" distB="0" distL="0" distR="0" wp14:anchorId="7EE56FAA" wp14:editId="37AB5959">
            <wp:extent cx="5274310" cy="32061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截图2020030619014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r>
        <w:rPr>
          <w:rFonts w:hint="eastAsia"/>
          <w:noProof/>
        </w:rPr>
        <w:lastRenderedPageBreak/>
        <w:drawing>
          <wp:inline distT="0" distB="0" distL="0" distR="0" wp14:anchorId="4907BB64" wp14:editId="70938195">
            <wp:extent cx="5274310" cy="32061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截图2020030619015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14:paraId="3F401299" w14:textId="6A8AE4ED" w:rsidR="00425A20" w:rsidRPr="006E7802" w:rsidRDefault="006750D3" w:rsidP="00425A20">
      <w:pPr>
        <w:pStyle w:val="2"/>
        <w:rPr>
          <w:rFonts w:ascii="黑体" w:eastAsia="黑体" w:hAnsi="黑体"/>
        </w:rPr>
      </w:pPr>
      <w:r w:rsidRPr="006E7802">
        <w:rPr>
          <w:rFonts w:ascii="黑体" w:eastAsia="黑体" w:hAnsi="黑体" w:hint="eastAsia"/>
        </w:rPr>
        <w:t>2</w:t>
      </w:r>
      <w:r w:rsidR="00425A20" w:rsidRPr="006E7802">
        <w:rPr>
          <w:rFonts w:ascii="黑体" w:eastAsia="黑体" w:hAnsi="黑体" w:hint="eastAsia"/>
        </w:rPr>
        <w:t>.</w:t>
      </w:r>
      <w:r w:rsidR="00FC4654" w:rsidRPr="006E7802">
        <w:rPr>
          <w:rFonts w:ascii="黑体" w:eastAsia="黑体" w:hAnsi="黑体"/>
        </w:rPr>
        <w:t xml:space="preserve"> 操作指南</w:t>
      </w:r>
    </w:p>
    <w:p w14:paraId="28F4704B" w14:textId="734275B7" w:rsidR="005528BE" w:rsidRDefault="005528BE" w:rsidP="007C7F17">
      <w:pP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 xml:space="preserve">.1 </w:t>
      </w:r>
      <w:r>
        <w:rPr>
          <w:rFonts w:ascii="黑体" w:eastAsia="黑体" w:hAnsi="黑体" w:hint="eastAsia"/>
          <w:sz w:val="28"/>
          <w:szCs w:val="28"/>
        </w:rPr>
        <w:t>主界面说明</w:t>
      </w:r>
    </w:p>
    <w:p w14:paraId="57AADEEC" w14:textId="5136DDDF" w:rsidR="005528BE" w:rsidRDefault="005528BE" w:rsidP="005528BE">
      <w:pPr>
        <w:ind w:firstLine="420"/>
        <w:rPr>
          <w:rFonts w:ascii="黑体" w:eastAsia="黑体" w:hAnsi="黑体"/>
          <w:sz w:val="28"/>
          <w:szCs w:val="28"/>
        </w:rPr>
      </w:pPr>
      <w:r w:rsidRPr="005528BE">
        <w:rPr>
          <w:rFonts w:ascii="宋体" w:eastAsia="宋体" w:hAnsi="宋体" w:hint="eastAsia"/>
          <w:sz w:val="24"/>
          <w:szCs w:val="24"/>
        </w:rPr>
        <w:t>该软件的主界面图如上图所示</w:t>
      </w:r>
      <w:r>
        <w:rPr>
          <w:rFonts w:ascii="宋体" w:eastAsia="宋体" w:hAnsi="宋体" w:hint="eastAsia"/>
          <w:sz w:val="24"/>
          <w:szCs w:val="24"/>
        </w:rPr>
        <w:t>。</w:t>
      </w:r>
    </w:p>
    <w:p w14:paraId="4F5BB386" w14:textId="1AA0232C" w:rsidR="005528BE" w:rsidRDefault="005528BE" w:rsidP="005528BE">
      <w:pPr>
        <w:jc w:val="center"/>
        <w:rPr>
          <w:rFonts w:ascii="黑体" w:eastAsia="黑体" w:hAnsi="黑体"/>
          <w:sz w:val="28"/>
          <w:szCs w:val="28"/>
        </w:rPr>
      </w:pPr>
      <w:r>
        <w:rPr>
          <w:rFonts w:ascii="黑体" w:eastAsia="黑体" w:hAnsi="黑体"/>
          <w:noProof/>
          <w:sz w:val="28"/>
          <w:szCs w:val="28"/>
        </w:rPr>
        <w:drawing>
          <wp:inline distT="0" distB="0" distL="0" distR="0" wp14:anchorId="72CFB991" wp14:editId="5BABD4F3">
            <wp:extent cx="4693920" cy="281906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0453" cy="2822992"/>
                    </a:xfrm>
                    <a:prstGeom prst="rect">
                      <a:avLst/>
                    </a:prstGeom>
                    <a:noFill/>
                    <a:ln>
                      <a:noFill/>
                    </a:ln>
                  </pic:spPr>
                </pic:pic>
              </a:graphicData>
            </a:graphic>
          </wp:inline>
        </w:drawing>
      </w:r>
    </w:p>
    <w:p w14:paraId="0C71FF18" w14:textId="17DFEF6F"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_1</w:t>
      </w:r>
    </w:p>
    <w:p w14:paraId="0444B3DC" w14:textId="7D32C915" w:rsidR="005528BE" w:rsidRDefault="005528BE" w:rsidP="005528BE">
      <w:pPr>
        <w:jc w:val="left"/>
        <w:rPr>
          <w:rFonts w:ascii="宋体" w:eastAsia="宋体" w:hAnsi="宋体"/>
          <w:sz w:val="24"/>
          <w:szCs w:val="24"/>
        </w:rPr>
      </w:pPr>
      <w:r>
        <w:rPr>
          <w:rFonts w:ascii="宋体" w:eastAsia="宋体" w:hAnsi="宋体"/>
          <w:sz w:val="24"/>
          <w:szCs w:val="24"/>
        </w:rPr>
        <w:tab/>
      </w:r>
      <w:r w:rsidR="00273CE3">
        <w:rPr>
          <w:rFonts w:ascii="宋体" w:eastAsia="宋体" w:hAnsi="宋体" w:hint="eastAsia"/>
          <w:sz w:val="24"/>
          <w:szCs w:val="24"/>
        </w:rPr>
        <w:t>主界面从功能上分为5个部分。本文从1</w:t>
      </w:r>
      <w:r w:rsidR="00273CE3">
        <w:rPr>
          <w:rFonts w:ascii="宋体" w:eastAsia="宋体" w:hAnsi="宋体"/>
          <w:sz w:val="24"/>
          <w:szCs w:val="24"/>
        </w:rPr>
        <w:t>~5</w:t>
      </w:r>
      <w:r w:rsidR="00273CE3">
        <w:rPr>
          <w:rFonts w:ascii="宋体" w:eastAsia="宋体" w:hAnsi="宋体" w:hint="eastAsia"/>
          <w:sz w:val="24"/>
          <w:szCs w:val="24"/>
        </w:rPr>
        <w:t>依次说明其功能</w:t>
      </w:r>
    </w:p>
    <w:p w14:paraId="20592B82" w14:textId="28D4A96B" w:rsidR="00273CE3" w:rsidRPr="00273CE3" w:rsidRDefault="00273CE3" w:rsidP="00273CE3">
      <w:pPr>
        <w:pStyle w:val="a9"/>
        <w:numPr>
          <w:ilvl w:val="0"/>
          <w:numId w:val="6"/>
        </w:numPr>
        <w:ind w:firstLineChars="0"/>
        <w:jc w:val="left"/>
        <w:rPr>
          <w:rFonts w:ascii="宋体" w:eastAsia="宋体" w:hAnsi="宋体"/>
          <w:sz w:val="24"/>
          <w:szCs w:val="24"/>
        </w:rPr>
      </w:pPr>
      <w:r w:rsidRPr="00273CE3">
        <w:rPr>
          <w:rFonts w:ascii="宋体" w:eastAsia="宋体" w:hAnsi="宋体" w:hint="eastAsia"/>
          <w:sz w:val="24"/>
          <w:szCs w:val="24"/>
        </w:rPr>
        <w:t>第1部分为菜单栏。其中包含的功能有“系统”，“数据录入”，“帮助”。</w:t>
      </w:r>
    </w:p>
    <w:p w14:paraId="45A011B8" w14:textId="719EDDDE" w:rsidR="00273CE3" w:rsidRDefault="00273CE3" w:rsidP="00273CE3">
      <w:pPr>
        <w:pStyle w:val="a9"/>
        <w:numPr>
          <w:ilvl w:val="0"/>
          <w:numId w:val="6"/>
        </w:numPr>
        <w:ind w:firstLineChars="0"/>
        <w:jc w:val="left"/>
        <w:rPr>
          <w:rFonts w:ascii="宋体" w:eastAsia="宋体" w:hAnsi="宋体"/>
          <w:sz w:val="24"/>
          <w:szCs w:val="24"/>
        </w:rPr>
      </w:pPr>
      <w:r>
        <w:rPr>
          <w:rFonts w:ascii="宋体" w:eastAsia="宋体" w:hAnsi="宋体" w:hint="eastAsia"/>
          <w:sz w:val="24"/>
          <w:szCs w:val="24"/>
        </w:rPr>
        <w:t>第2部分为图标栏。从左到右的功能依次是“打开项目”，“保存项目”，“录入套管数据库”</w:t>
      </w:r>
    </w:p>
    <w:p w14:paraId="76B27D5D" w14:textId="781B9147" w:rsidR="00273CE3" w:rsidRDefault="00273CE3" w:rsidP="00273CE3">
      <w:pPr>
        <w:pStyle w:val="a9"/>
        <w:numPr>
          <w:ilvl w:val="0"/>
          <w:numId w:val="6"/>
        </w:numPr>
        <w:ind w:firstLineChars="0"/>
        <w:jc w:val="left"/>
        <w:rPr>
          <w:rFonts w:ascii="宋体" w:eastAsia="宋体" w:hAnsi="宋体"/>
          <w:sz w:val="24"/>
          <w:szCs w:val="24"/>
        </w:rPr>
      </w:pPr>
      <w:r>
        <w:rPr>
          <w:rFonts w:ascii="宋体" w:eastAsia="宋体" w:hAnsi="宋体" w:hint="eastAsia"/>
          <w:sz w:val="24"/>
          <w:szCs w:val="24"/>
        </w:rPr>
        <w:lastRenderedPageBreak/>
        <w:t>第3部分为基础数据录入。</w:t>
      </w:r>
    </w:p>
    <w:p w14:paraId="54A15B56" w14:textId="3232E751" w:rsidR="00273CE3" w:rsidRDefault="00273CE3" w:rsidP="00273CE3">
      <w:pPr>
        <w:pStyle w:val="a9"/>
        <w:numPr>
          <w:ilvl w:val="0"/>
          <w:numId w:val="6"/>
        </w:numPr>
        <w:ind w:firstLineChars="0"/>
        <w:jc w:val="left"/>
        <w:rPr>
          <w:rFonts w:ascii="宋体" w:eastAsia="宋体" w:hAnsi="宋体"/>
          <w:sz w:val="24"/>
          <w:szCs w:val="24"/>
        </w:rPr>
      </w:pPr>
      <w:r>
        <w:rPr>
          <w:rFonts w:ascii="宋体" w:eastAsia="宋体" w:hAnsi="宋体" w:hint="eastAsia"/>
          <w:sz w:val="24"/>
          <w:szCs w:val="24"/>
        </w:rPr>
        <w:t>第4部分为控制台，该功能的作用是记录使用者在该软件内执行过的操作。</w:t>
      </w:r>
    </w:p>
    <w:p w14:paraId="65E0E68A" w14:textId="50F5402A" w:rsidR="00273CE3" w:rsidRDefault="00273CE3" w:rsidP="00273CE3">
      <w:pPr>
        <w:pStyle w:val="a9"/>
        <w:numPr>
          <w:ilvl w:val="0"/>
          <w:numId w:val="6"/>
        </w:numPr>
        <w:ind w:firstLineChars="0"/>
        <w:jc w:val="left"/>
        <w:rPr>
          <w:rFonts w:ascii="宋体" w:eastAsia="宋体" w:hAnsi="宋体"/>
          <w:sz w:val="24"/>
          <w:szCs w:val="24"/>
        </w:rPr>
      </w:pPr>
      <w:r>
        <w:rPr>
          <w:rFonts w:ascii="宋体" w:eastAsia="宋体" w:hAnsi="宋体" w:hint="eastAsia"/>
          <w:sz w:val="24"/>
          <w:szCs w:val="24"/>
        </w:rPr>
        <w:t>第5部分为结果结算。</w:t>
      </w:r>
    </w:p>
    <w:p w14:paraId="6BAB6060" w14:textId="0F7B5B73" w:rsidR="00273CE3" w:rsidRPr="00273CE3" w:rsidRDefault="00273CE3" w:rsidP="00273CE3">
      <w:pPr>
        <w:rPr>
          <w:rFonts w:ascii="黑体" w:eastAsia="黑体" w:hAnsi="黑体"/>
          <w:sz w:val="28"/>
          <w:szCs w:val="28"/>
        </w:rPr>
      </w:pPr>
      <w:r w:rsidRPr="00273CE3">
        <w:rPr>
          <w:rFonts w:ascii="黑体" w:eastAsia="黑体" w:hAnsi="黑体" w:hint="eastAsia"/>
          <w:sz w:val="28"/>
          <w:szCs w:val="28"/>
        </w:rPr>
        <w:t>2</w:t>
      </w:r>
      <w:r w:rsidRPr="00273CE3">
        <w:rPr>
          <w:rFonts w:ascii="黑体" w:eastAsia="黑体" w:hAnsi="黑体"/>
          <w:sz w:val="28"/>
          <w:szCs w:val="28"/>
        </w:rPr>
        <w:t xml:space="preserve">.2 </w:t>
      </w:r>
      <w:r w:rsidRPr="00273CE3">
        <w:rPr>
          <w:rFonts w:ascii="黑体" w:eastAsia="黑体" w:hAnsi="黑体" w:hint="eastAsia"/>
          <w:sz w:val="28"/>
          <w:szCs w:val="28"/>
        </w:rPr>
        <w:t>菜单栏</w:t>
      </w:r>
    </w:p>
    <w:p w14:paraId="3E5DABE5" w14:textId="6067ECA4" w:rsidR="005528BE" w:rsidRDefault="005528BE" w:rsidP="005528BE">
      <w:pPr>
        <w:jc w:val="left"/>
        <w:rPr>
          <w:rFonts w:ascii="宋体" w:eastAsia="宋体" w:hAnsi="宋体"/>
          <w:sz w:val="24"/>
          <w:szCs w:val="24"/>
        </w:rPr>
      </w:pPr>
      <w:r>
        <w:rPr>
          <w:rFonts w:ascii="黑体" w:eastAsia="黑体" w:hAnsi="黑体"/>
          <w:sz w:val="28"/>
          <w:szCs w:val="28"/>
        </w:rPr>
        <w:tab/>
      </w:r>
      <w:r w:rsidR="0024512A" w:rsidRPr="0024512A">
        <w:rPr>
          <w:rFonts w:ascii="宋体" w:eastAsia="宋体" w:hAnsi="宋体"/>
          <w:sz w:val="24"/>
          <w:szCs w:val="24"/>
        </w:rPr>
        <w:t>1.</w:t>
      </w:r>
      <w:r w:rsidR="00273CE3" w:rsidRPr="00273CE3">
        <w:rPr>
          <w:rFonts w:ascii="宋体" w:eastAsia="宋体" w:hAnsi="宋体" w:hint="eastAsia"/>
          <w:sz w:val="24"/>
          <w:szCs w:val="24"/>
        </w:rPr>
        <w:t>“系统”</w:t>
      </w:r>
      <w:r w:rsidR="0024512A">
        <w:rPr>
          <w:rFonts w:ascii="宋体" w:eastAsia="宋体" w:hAnsi="宋体" w:hint="eastAsia"/>
          <w:sz w:val="24"/>
          <w:szCs w:val="24"/>
        </w:rPr>
        <w:t>功能包括“打开项目”，“保存项目”，“另存为”，“删除项目”，“退出系统”。</w:t>
      </w:r>
    </w:p>
    <w:p w14:paraId="6D85B75F" w14:textId="26530C23" w:rsidR="0024512A" w:rsidRDefault="0024512A" w:rsidP="0024512A">
      <w:pPr>
        <w:ind w:firstLine="420"/>
        <w:jc w:val="left"/>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“打开项目”：点击该按钮可打开本地计算机中该软件保存的项目文件。</w:t>
      </w:r>
    </w:p>
    <w:p w14:paraId="747CA43D" w14:textId="397AC8F4" w:rsidR="0024512A" w:rsidRDefault="0024512A" w:rsidP="005528BE">
      <w:pPr>
        <w:jc w:val="left"/>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“保存项目”：点击该按钮可保存本次计算的结果数据。</w:t>
      </w:r>
    </w:p>
    <w:p w14:paraId="74DFD593" w14:textId="57B98E0C" w:rsidR="0024512A" w:rsidRDefault="0024512A" w:rsidP="005528BE">
      <w:pPr>
        <w:jc w:val="left"/>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“另存为”:点击该按钮可保存本次计算的结果数据。</w:t>
      </w:r>
    </w:p>
    <w:p w14:paraId="6D39AFF7" w14:textId="568139A0" w:rsidR="0024512A" w:rsidRDefault="0024512A" w:rsidP="005528BE">
      <w:pPr>
        <w:jc w:val="left"/>
        <w:rPr>
          <w:rFonts w:ascii="宋体" w:eastAsia="宋体" w:hAnsi="宋体"/>
          <w:sz w:val="24"/>
          <w:szCs w:val="24"/>
        </w:rPr>
      </w:pPr>
      <w:r>
        <w:rPr>
          <w:rFonts w:ascii="宋体" w:eastAsia="宋体" w:hAnsi="宋体"/>
          <w:sz w:val="24"/>
          <w:szCs w:val="24"/>
        </w:rPr>
        <w:tab/>
        <w:t>(4).</w:t>
      </w:r>
      <w:r>
        <w:rPr>
          <w:rFonts w:ascii="宋体" w:eastAsia="宋体" w:hAnsi="宋体" w:hint="eastAsia"/>
          <w:sz w:val="24"/>
          <w:szCs w:val="24"/>
        </w:rPr>
        <w:t>“删除项目”：点击该按钮可删除本次计算的结果。</w:t>
      </w:r>
    </w:p>
    <w:p w14:paraId="368C8717" w14:textId="0CA77087" w:rsidR="0024512A" w:rsidRDefault="0024512A" w:rsidP="005528BE">
      <w:pPr>
        <w:jc w:val="left"/>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“数据录入”：</w:t>
      </w:r>
      <w:r w:rsidR="00BB1A32">
        <w:rPr>
          <w:rFonts w:ascii="宋体" w:eastAsia="宋体" w:hAnsi="宋体" w:hint="eastAsia"/>
          <w:sz w:val="24"/>
          <w:szCs w:val="24"/>
        </w:rPr>
        <w:t>输入基础数据</w:t>
      </w:r>
    </w:p>
    <w:p w14:paraId="39ADBF68" w14:textId="77777777" w:rsidR="00BB1A32" w:rsidRDefault="00BB1A32" w:rsidP="005528BE">
      <w:pPr>
        <w:jc w:val="left"/>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“导出完整报告”：导出所有的基础数据和计算结果。</w:t>
      </w:r>
    </w:p>
    <w:p w14:paraId="0E94A20B" w14:textId="155074D6" w:rsidR="00BB1A32" w:rsidRDefault="00BB1A32" w:rsidP="00BB1A32">
      <w:pPr>
        <w:ind w:firstLine="420"/>
        <w:jc w:val="left"/>
        <w:rPr>
          <w:rFonts w:ascii="宋体" w:eastAsia="宋体" w:hAnsi="宋体"/>
          <w:color w:val="FF0000"/>
          <w:sz w:val="24"/>
          <w:szCs w:val="24"/>
        </w:rPr>
      </w:pPr>
      <w:r w:rsidRPr="00BB1A32">
        <w:rPr>
          <w:rFonts w:ascii="宋体" w:eastAsia="宋体" w:hAnsi="宋体" w:hint="eastAsia"/>
          <w:color w:val="FF0000"/>
          <w:sz w:val="24"/>
          <w:szCs w:val="24"/>
        </w:rPr>
        <w:t>注意：当所有计算出所有结果后，该按钮可被点击，否则无法点击</w:t>
      </w:r>
    </w:p>
    <w:p w14:paraId="4A9EFBBA" w14:textId="339E52A1" w:rsidR="00BB1A32" w:rsidRDefault="00BB1A32" w:rsidP="00BB1A32">
      <w:pPr>
        <w:ind w:firstLine="420"/>
        <w:jc w:val="left"/>
        <w:rPr>
          <w:rFonts w:ascii="宋体" w:eastAsia="宋体" w:hAnsi="宋体"/>
          <w:color w:val="000000" w:themeColor="text1"/>
          <w:sz w:val="24"/>
          <w:szCs w:val="24"/>
        </w:rPr>
      </w:pPr>
      <w:r w:rsidRPr="00BB1A32">
        <w:rPr>
          <w:rFonts w:ascii="宋体" w:eastAsia="宋体" w:hAnsi="宋体"/>
          <w:color w:val="000000" w:themeColor="text1"/>
          <w:sz w:val="24"/>
          <w:szCs w:val="24"/>
        </w:rPr>
        <w:t>4.</w:t>
      </w:r>
      <w:r w:rsidRPr="00BB1A32">
        <w:rPr>
          <w:rFonts w:ascii="宋体" w:eastAsia="宋体" w:hAnsi="宋体" w:hint="eastAsia"/>
          <w:color w:val="000000" w:themeColor="text1"/>
          <w:sz w:val="24"/>
          <w:szCs w:val="24"/>
        </w:rPr>
        <w:t>“帮助”：对该软件的功能进行解释说明</w:t>
      </w:r>
      <w:r>
        <w:rPr>
          <w:rFonts w:ascii="宋体" w:eastAsia="宋体" w:hAnsi="宋体" w:hint="eastAsia"/>
          <w:color w:val="000000" w:themeColor="text1"/>
          <w:sz w:val="24"/>
          <w:szCs w:val="24"/>
        </w:rPr>
        <w:t>。</w:t>
      </w:r>
    </w:p>
    <w:p w14:paraId="0A416579" w14:textId="77777777" w:rsidR="00BB1A32" w:rsidRDefault="00BB1A32" w:rsidP="00BB1A32">
      <w:pPr>
        <w:rPr>
          <w:rFonts w:ascii="黑体" w:eastAsia="黑体" w:hAnsi="黑体"/>
          <w:sz w:val="28"/>
          <w:szCs w:val="28"/>
        </w:rPr>
      </w:pPr>
      <w:r w:rsidRPr="00273CE3">
        <w:rPr>
          <w:rFonts w:ascii="黑体" w:eastAsia="黑体" w:hAnsi="黑体" w:hint="eastAsia"/>
          <w:sz w:val="28"/>
          <w:szCs w:val="28"/>
        </w:rPr>
        <w:t>2</w:t>
      </w:r>
      <w:r w:rsidRPr="00273CE3">
        <w:rPr>
          <w:rFonts w:ascii="黑体" w:eastAsia="黑体" w:hAnsi="黑体"/>
          <w:sz w:val="28"/>
          <w:szCs w:val="28"/>
        </w:rPr>
        <w:t xml:space="preserve">.2 </w:t>
      </w:r>
      <w:r>
        <w:rPr>
          <w:rFonts w:ascii="黑体" w:eastAsia="黑体" w:hAnsi="黑体" w:hint="eastAsia"/>
          <w:sz w:val="28"/>
          <w:szCs w:val="28"/>
        </w:rPr>
        <w:t>图标</w:t>
      </w:r>
      <w:r w:rsidRPr="00273CE3">
        <w:rPr>
          <w:rFonts w:ascii="黑体" w:eastAsia="黑体" w:hAnsi="黑体" w:hint="eastAsia"/>
          <w:sz w:val="28"/>
          <w:szCs w:val="28"/>
        </w:rPr>
        <w:t>栏</w:t>
      </w:r>
    </w:p>
    <w:p w14:paraId="6129369A" w14:textId="77777777" w:rsidR="00BB1A32" w:rsidRDefault="00BB1A32" w:rsidP="00BB1A32">
      <w:pPr>
        <w:ind w:firstLine="420"/>
        <w:rPr>
          <w:rFonts w:ascii="瀹嬩綋" w:eastAsia="瀹嬩綋" w:cs="瀹嬩綋"/>
          <w:kern w:val="0"/>
          <w:szCs w:val="21"/>
        </w:rPr>
      </w:pPr>
      <w:r>
        <w:rPr>
          <w:rFonts w:ascii="宋体" w:eastAsia="宋体" w:hAnsi="宋体" w:hint="eastAsia"/>
          <w:color w:val="000000" w:themeColor="text1"/>
          <w:sz w:val="24"/>
          <w:szCs w:val="24"/>
        </w:rPr>
        <w:t>1</w:t>
      </w:r>
      <w:r>
        <w:rPr>
          <w:rFonts w:ascii="宋体" w:eastAsia="宋体" w:hAnsi="宋体"/>
          <w:color w:val="000000" w:themeColor="text1"/>
          <w:sz w:val="24"/>
          <w:szCs w:val="24"/>
        </w:rPr>
        <w:t>.</w:t>
      </w:r>
      <w:r w:rsidRPr="00BB1A32">
        <w:rPr>
          <w:rFonts w:ascii="瀹嬩綋" w:eastAsia="瀹嬩綋" w:cs="瀹嬩綋" w:hint="eastAsia"/>
          <w:kern w:val="0"/>
          <w:szCs w:val="21"/>
        </w:rPr>
        <w:t xml:space="preserve"> </w:t>
      </w:r>
      <w:r>
        <w:rPr>
          <w:rFonts w:ascii="瀹嬩綋" w:eastAsia="瀹嬩綋" w:cs="瀹嬩綋"/>
          <w:noProof/>
          <w:kern w:val="0"/>
          <w:szCs w:val="21"/>
        </w:rPr>
        <w:drawing>
          <wp:inline distT="0" distB="0" distL="0" distR="0" wp14:anchorId="344414CE" wp14:editId="32DEEB25">
            <wp:extent cx="152400" cy="15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文件.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ascii="瀹嬩綋" w:eastAsia="瀹嬩綋" w:cs="瀹嬩綋" w:hint="eastAsia"/>
          <w:kern w:val="0"/>
          <w:szCs w:val="21"/>
        </w:rPr>
        <w:t>图标的功能是打开项目。</w:t>
      </w:r>
    </w:p>
    <w:p w14:paraId="2AF07DBF" w14:textId="47ABC0D9" w:rsidR="00BB1A32" w:rsidRDefault="00BB1A32" w:rsidP="00BB1A32">
      <w:pPr>
        <w:ind w:firstLine="420"/>
        <w:rPr>
          <w:rFonts w:ascii="瀹嬩綋" w:eastAsia="瀹嬩綋" w:cs="瀹嬩綋"/>
          <w:kern w:val="0"/>
          <w:szCs w:val="21"/>
        </w:rPr>
      </w:pPr>
      <w:r>
        <w:rPr>
          <w:rFonts w:ascii="瀹嬩綋" w:eastAsia="瀹嬩綋" w:cs="瀹嬩綋"/>
          <w:kern w:val="0"/>
          <w:szCs w:val="21"/>
        </w:rPr>
        <w:t xml:space="preserve">2. </w:t>
      </w:r>
      <w:r>
        <w:rPr>
          <w:rFonts w:ascii="瀹嬩綋" w:eastAsia="瀹嬩綋" w:cs="瀹嬩綋"/>
          <w:noProof/>
          <w:kern w:val="0"/>
          <w:szCs w:val="21"/>
        </w:rPr>
        <w:drawing>
          <wp:inline distT="0" distB="0" distL="0" distR="0" wp14:anchorId="2CEFA8C9" wp14:editId="012ADF4B">
            <wp:extent cx="167640" cy="167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保存.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640" cy="167640"/>
                    </a:xfrm>
                    <a:prstGeom prst="rect">
                      <a:avLst/>
                    </a:prstGeom>
                  </pic:spPr>
                </pic:pic>
              </a:graphicData>
            </a:graphic>
          </wp:inline>
        </w:drawing>
      </w:r>
      <w:r>
        <w:rPr>
          <w:rFonts w:ascii="瀹嬩綋" w:eastAsia="瀹嬩綋" w:cs="瀹嬩綋" w:hint="eastAsia"/>
          <w:kern w:val="0"/>
          <w:szCs w:val="21"/>
        </w:rPr>
        <w:t>图标的功能是保存项目。</w:t>
      </w:r>
    </w:p>
    <w:p w14:paraId="5BD4BFFB" w14:textId="0B51A596" w:rsidR="00BB1A32" w:rsidRPr="00BB1A32" w:rsidRDefault="00BB1A32" w:rsidP="00BB1A32">
      <w:pPr>
        <w:ind w:firstLine="420"/>
        <w:rPr>
          <w:rFonts w:ascii="黑体" w:eastAsia="黑体" w:hAnsi="黑体"/>
          <w:sz w:val="28"/>
          <w:szCs w:val="28"/>
        </w:rPr>
      </w:pPr>
      <w:r>
        <w:rPr>
          <w:rFonts w:ascii="瀹嬩綋" w:eastAsia="瀹嬩綋" w:cs="瀹嬩綋"/>
          <w:kern w:val="0"/>
          <w:szCs w:val="21"/>
        </w:rPr>
        <w:t xml:space="preserve">3. </w:t>
      </w:r>
      <w:r>
        <w:rPr>
          <w:rFonts w:ascii="瀹嬩綋" w:eastAsia="瀹嬩綋" w:cs="瀹嬩綋"/>
          <w:noProof/>
          <w:kern w:val="0"/>
          <w:szCs w:val="21"/>
        </w:rPr>
        <w:drawing>
          <wp:inline distT="0" distB="0" distL="0" distR="0" wp14:anchorId="64C50388" wp14:editId="75255697">
            <wp:extent cx="175260" cy="1752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数据库.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260" cy="175260"/>
                    </a:xfrm>
                    <a:prstGeom prst="rect">
                      <a:avLst/>
                    </a:prstGeom>
                  </pic:spPr>
                </pic:pic>
              </a:graphicData>
            </a:graphic>
          </wp:inline>
        </w:drawing>
      </w:r>
      <w:r>
        <w:rPr>
          <w:rFonts w:ascii="瀹嬩綋" w:eastAsia="瀹嬩綋" w:cs="瀹嬩綋" w:hint="eastAsia"/>
          <w:kern w:val="0"/>
          <w:szCs w:val="21"/>
        </w:rPr>
        <w:t>图标的功能是打开管道数据。</w:t>
      </w:r>
    </w:p>
    <w:p w14:paraId="06075CD7" w14:textId="4356653B" w:rsidR="007C7F17" w:rsidRDefault="00F77227" w:rsidP="007C7F17">
      <w:pPr>
        <w:rPr>
          <w:rFonts w:ascii="黑体" w:eastAsia="黑体" w:hAnsi="黑体"/>
          <w:sz w:val="28"/>
          <w:szCs w:val="28"/>
        </w:rPr>
      </w:pPr>
      <w:r w:rsidRPr="006E7802">
        <w:rPr>
          <w:rFonts w:ascii="黑体" w:eastAsia="黑体" w:hAnsi="黑体" w:hint="eastAsia"/>
          <w:sz w:val="28"/>
          <w:szCs w:val="28"/>
        </w:rPr>
        <w:t>2.</w:t>
      </w:r>
      <w:r w:rsidR="0024512A">
        <w:rPr>
          <w:rFonts w:ascii="黑体" w:eastAsia="黑体" w:hAnsi="黑体"/>
          <w:sz w:val="28"/>
          <w:szCs w:val="28"/>
        </w:rPr>
        <w:t>3</w:t>
      </w:r>
      <w:r w:rsidRPr="006E7802">
        <w:rPr>
          <w:rFonts w:ascii="黑体" w:eastAsia="黑体" w:hAnsi="黑体"/>
          <w:sz w:val="28"/>
          <w:szCs w:val="28"/>
        </w:rPr>
        <w:t xml:space="preserve"> </w:t>
      </w:r>
      <w:r w:rsidR="00A60C4F">
        <w:rPr>
          <w:rFonts w:ascii="黑体" w:eastAsia="黑体" w:hAnsi="黑体" w:hint="eastAsia"/>
          <w:sz w:val="28"/>
          <w:szCs w:val="28"/>
        </w:rPr>
        <w:t>基础数据</w:t>
      </w:r>
      <w:r w:rsidR="00BB1A32">
        <w:rPr>
          <w:rFonts w:ascii="黑体" w:eastAsia="黑体" w:hAnsi="黑体" w:hint="eastAsia"/>
          <w:sz w:val="28"/>
          <w:szCs w:val="28"/>
        </w:rPr>
        <w:t>录入</w:t>
      </w:r>
    </w:p>
    <w:p w14:paraId="144D4BB9" w14:textId="04F12176" w:rsidR="00FA4339" w:rsidRDefault="002C4953" w:rsidP="007C7F17">
      <w:pPr>
        <w:jc w:val="center"/>
      </w:pPr>
      <w:r>
        <w:rPr>
          <w:noProof/>
        </w:rPr>
        <w:drawing>
          <wp:inline distT="0" distB="0" distL="0" distR="0" wp14:anchorId="7ACB3C5C" wp14:editId="1AB1D430">
            <wp:extent cx="4585102" cy="272478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一.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9998" cy="2733637"/>
                    </a:xfrm>
                    <a:prstGeom prst="rect">
                      <a:avLst/>
                    </a:prstGeom>
                  </pic:spPr>
                </pic:pic>
              </a:graphicData>
            </a:graphic>
          </wp:inline>
        </w:drawing>
      </w:r>
    </w:p>
    <w:p w14:paraId="319D5ED2" w14:textId="60FFEBC8"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w:t>
      </w:r>
      <w:r>
        <w:rPr>
          <w:rFonts w:ascii="黑体" w:eastAsia="黑体" w:hAnsi="黑体"/>
          <w:b/>
          <w:bCs/>
          <w:sz w:val="24"/>
          <w:szCs w:val="24"/>
        </w:rPr>
        <w:t>2</w:t>
      </w:r>
    </w:p>
    <w:p w14:paraId="56AE5A91" w14:textId="3368372A" w:rsidR="002C4953" w:rsidRDefault="00B37EF7" w:rsidP="007C7F17">
      <w:pPr>
        <w:jc w:val="center"/>
      </w:pPr>
      <w:r>
        <w:rPr>
          <w:rFonts w:hint="eastAsia"/>
          <w:noProof/>
        </w:rPr>
        <w:lastRenderedPageBreak/>
        <w:drawing>
          <wp:inline distT="0" distB="0" distL="0" distR="0" wp14:anchorId="73E0DF82" wp14:editId="72699F6F">
            <wp:extent cx="4401820" cy="382575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二.png"/>
                    <pic:cNvPicPr/>
                  </pic:nvPicPr>
                  <pic:blipFill>
                    <a:blip r:embed="rId19">
                      <a:extLst>
                        <a:ext uri="{28A0092B-C50C-407E-A947-70E740481C1C}">
                          <a14:useLocalDpi xmlns:a14="http://schemas.microsoft.com/office/drawing/2010/main" val="0"/>
                        </a:ext>
                      </a:extLst>
                    </a:blip>
                    <a:stretch>
                      <a:fillRect/>
                    </a:stretch>
                  </pic:blipFill>
                  <pic:spPr>
                    <a:xfrm>
                      <a:off x="0" y="0"/>
                      <a:ext cx="4424294" cy="3845289"/>
                    </a:xfrm>
                    <a:prstGeom prst="rect">
                      <a:avLst/>
                    </a:prstGeom>
                  </pic:spPr>
                </pic:pic>
              </a:graphicData>
            </a:graphic>
          </wp:inline>
        </w:drawing>
      </w:r>
    </w:p>
    <w:p w14:paraId="40191BE7" w14:textId="55053E62"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w:t>
      </w:r>
      <w:r>
        <w:rPr>
          <w:rFonts w:ascii="黑体" w:eastAsia="黑体" w:hAnsi="黑体"/>
          <w:b/>
          <w:bCs/>
          <w:sz w:val="24"/>
          <w:szCs w:val="24"/>
        </w:rPr>
        <w:t>3</w:t>
      </w:r>
    </w:p>
    <w:p w14:paraId="2E1DA36D" w14:textId="04CE720B" w:rsidR="00B37EF7" w:rsidRDefault="00850A25" w:rsidP="007C7F17">
      <w:pPr>
        <w:jc w:val="center"/>
      </w:pPr>
      <w:r>
        <w:rPr>
          <w:rFonts w:hint="eastAsia"/>
          <w:noProof/>
        </w:rPr>
        <w:drawing>
          <wp:inline distT="0" distB="0" distL="0" distR="0" wp14:anchorId="378661CB" wp14:editId="18EB0978">
            <wp:extent cx="4406900" cy="31075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三.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2293" cy="3125444"/>
                    </a:xfrm>
                    <a:prstGeom prst="rect">
                      <a:avLst/>
                    </a:prstGeom>
                  </pic:spPr>
                </pic:pic>
              </a:graphicData>
            </a:graphic>
          </wp:inline>
        </w:drawing>
      </w:r>
    </w:p>
    <w:p w14:paraId="7EF9B2D6" w14:textId="45371091"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w:t>
      </w:r>
      <w:r>
        <w:rPr>
          <w:rFonts w:ascii="黑体" w:eastAsia="黑体" w:hAnsi="黑体"/>
          <w:b/>
          <w:bCs/>
          <w:sz w:val="24"/>
          <w:szCs w:val="24"/>
        </w:rPr>
        <w:t>4</w:t>
      </w:r>
    </w:p>
    <w:p w14:paraId="2964D924" w14:textId="409F98FC" w:rsidR="00850A25" w:rsidRDefault="0092300C" w:rsidP="007C7F17">
      <w:pPr>
        <w:jc w:val="center"/>
      </w:pPr>
      <w:r>
        <w:rPr>
          <w:noProof/>
        </w:rPr>
        <w:lastRenderedPageBreak/>
        <w:drawing>
          <wp:inline distT="0" distB="0" distL="0" distR="0" wp14:anchorId="07E96683" wp14:editId="665FDF4A">
            <wp:extent cx="4476750" cy="28220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227" cy="2833735"/>
                    </a:xfrm>
                    <a:prstGeom prst="rect">
                      <a:avLst/>
                    </a:prstGeom>
                  </pic:spPr>
                </pic:pic>
              </a:graphicData>
            </a:graphic>
          </wp:inline>
        </w:drawing>
      </w:r>
    </w:p>
    <w:p w14:paraId="45BCE1AD" w14:textId="6C8351C8"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w:t>
      </w:r>
      <w:r>
        <w:rPr>
          <w:rFonts w:ascii="黑体" w:eastAsia="黑体" w:hAnsi="黑体"/>
          <w:b/>
          <w:bCs/>
          <w:sz w:val="24"/>
          <w:szCs w:val="24"/>
        </w:rPr>
        <w:t>5</w:t>
      </w:r>
    </w:p>
    <w:p w14:paraId="64D88E81" w14:textId="05AAB887" w:rsidR="0092300C" w:rsidRDefault="003B7E05" w:rsidP="007C7F17">
      <w:pPr>
        <w:jc w:val="center"/>
      </w:pPr>
      <w:r>
        <w:rPr>
          <w:noProof/>
        </w:rPr>
        <w:drawing>
          <wp:inline distT="0" distB="0" distL="0" distR="0" wp14:anchorId="1D9A16E2" wp14:editId="1508051D">
            <wp:extent cx="4521200" cy="285010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4073" cy="2864527"/>
                    </a:xfrm>
                    <a:prstGeom prst="rect">
                      <a:avLst/>
                    </a:prstGeom>
                  </pic:spPr>
                </pic:pic>
              </a:graphicData>
            </a:graphic>
          </wp:inline>
        </w:drawing>
      </w:r>
    </w:p>
    <w:p w14:paraId="0175BA29" w14:textId="04E54DF6"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w:t>
      </w:r>
      <w:r>
        <w:rPr>
          <w:rFonts w:ascii="黑体" w:eastAsia="黑体" w:hAnsi="黑体"/>
          <w:b/>
          <w:bCs/>
          <w:sz w:val="24"/>
          <w:szCs w:val="24"/>
        </w:rPr>
        <w:t>6</w:t>
      </w:r>
    </w:p>
    <w:p w14:paraId="4D99C978" w14:textId="069AB8FD" w:rsidR="003B7E05" w:rsidRDefault="00E35D2A" w:rsidP="007C7F17">
      <w:pPr>
        <w:jc w:val="center"/>
      </w:pPr>
      <w:r>
        <w:rPr>
          <w:noProof/>
        </w:rPr>
        <w:lastRenderedPageBreak/>
        <w:drawing>
          <wp:inline distT="0" distB="0" distL="0" distR="0" wp14:anchorId="48F9F816" wp14:editId="092C19FD">
            <wp:extent cx="4508500" cy="284210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301" cy="2864673"/>
                    </a:xfrm>
                    <a:prstGeom prst="rect">
                      <a:avLst/>
                    </a:prstGeom>
                  </pic:spPr>
                </pic:pic>
              </a:graphicData>
            </a:graphic>
          </wp:inline>
        </w:drawing>
      </w:r>
    </w:p>
    <w:p w14:paraId="78B77FF3" w14:textId="6BEC83D9"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w:t>
      </w:r>
      <w:r>
        <w:rPr>
          <w:rFonts w:ascii="黑体" w:eastAsia="黑体" w:hAnsi="黑体"/>
          <w:b/>
          <w:bCs/>
          <w:sz w:val="24"/>
          <w:szCs w:val="24"/>
        </w:rPr>
        <w:t>7</w:t>
      </w:r>
    </w:p>
    <w:p w14:paraId="493B973A" w14:textId="369B9C10" w:rsidR="005C249B" w:rsidRDefault="00CC0450" w:rsidP="00B22D0E">
      <w:pPr>
        <w:jc w:val="center"/>
      </w:pPr>
      <w:r>
        <w:rPr>
          <w:noProof/>
        </w:rPr>
        <w:drawing>
          <wp:inline distT="0" distB="0" distL="0" distR="0" wp14:anchorId="6CE68F27" wp14:editId="44D4AB09">
            <wp:extent cx="3837065" cy="441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650" cy="4445614"/>
                    </a:xfrm>
                    <a:prstGeom prst="rect">
                      <a:avLst/>
                    </a:prstGeom>
                  </pic:spPr>
                </pic:pic>
              </a:graphicData>
            </a:graphic>
          </wp:inline>
        </w:drawing>
      </w:r>
    </w:p>
    <w:p w14:paraId="0ABEDC98" w14:textId="1933262D"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w:t>
      </w:r>
      <w:r>
        <w:rPr>
          <w:rFonts w:ascii="黑体" w:eastAsia="黑体" w:hAnsi="黑体"/>
          <w:b/>
          <w:bCs/>
          <w:sz w:val="24"/>
          <w:szCs w:val="24"/>
        </w:rPr>
        <w:t>8</w:t>
      </w:r>
    </w:p>
    <w:p w14:paraId="7B3FC8CE" w14:textId="7556C78E" w:rsidR="007C7F17" w:rsidRDefault="00BB1A32" w:rsidP="00A60C4F">
      <w:pPr>
        <w:rPr>
          <w:rFonts w:ascii="宋体" w:eastAsia="宋体" w:hAnsi="宋体" w:cs="瀹嬩綋"/>
          <w:b/>
          <w:bCs/>
          <w:color w:val="FF0000"/>
          <w:kern w:val="0"/>
          <w:sz w:val="24"/>
          <w:szCs w:val="24"/>
        </w:rPr>
      </w:pPr>
      <w:r w:rsidRPr="00BB1A32">
        <w:rPr>
          <w:rFonts w:ascii="宋体" w:eastAsia="宋体" w:hAnsi="宋体" w:hint="eastAsia"/>
          <w:b/>
          <w:bCs/>
          <w:color w:val="FF0000"/>
          <w:sz w:val="24"/>
          <w:szCs w:val="24"/>
        </w:rPr>
        <w:t>注意：</w:t>
      </w:r>
      <w:r w:rsidRPr="00BB1A32">
        <w:rPr>
          <w:rFonts w:ascii="宋体" w:eastAsia="宋体" w:hAnsi="宋体" w:cs="瀹嬩綋" w:hint="eastAsia"/>
          <w:b/>
          <w:bCs/>
          <w:color w:val="FF0000"/>
          <w:kern w:val="0"/>
          <w:sz w:val="24"/>
          <w:szCs w:val="24"/>
        </w:rPr>
        <w:t>管道数据的录入功能该软件将其放入菜单栏中的数据录入和图标栏的第</w:t>
      </w:r>
      <w:r w:rsidRPr="00BB1A32">
        <w:rPr>
          <w:rFonts w:ascii="宋体" w:eastAsia="宋体" w:hAnsi="宋体" w:cs="瀹嬩綋"/>
          <w:b/>
          <w:bCs/>
          <w:color w:val="FF0000"/>
          <w:kern w:val="0"/>
          <w:sz w:val="24"/>
          <w:szCs w:val="24"/>
        </w:rPr>
        <w:t>3</w:t>
      </w:r>
      <w:r w:rsidRPr="00BB1A32">
        <w:rPr>
          <w:rFonts w:ascii="宋体" w:eastAsia="宋体" w:hAnsi="宋体" w:cs="瀹嬩綋" w:hint="eastAsia"/>
          <w:b/>
          <w:bCs/>
          <w:color w:val="FF0000"/>
          <w:kern w:val="0"/>
          <w:sz w:val="24"/>
          <w:szCs w:val="24"/>
        </w:rPr>
        <w:t>个图标</w:t>
      </w:r>
      <w:r>
        <w:rPr>
          <w:rFonts w:ascii="宋体" w:eastAsia="宋体" w:hAnsi="宋体" w:cs="瀹嬩綋" w:hint="eastAsia"/>
          <w:b/>
          <w:bCs/>
          <w:color w:val="FF0000"/>
          <w:kern w:val="0"/>
          <w:sz w:val="24"/>
          <w:szCs w:val="24"/>
        </w:rPr>
        <w:t>。</w:t>
      </w:r>
    </w:p>
    <w:p w14:paraId="1D329470" w14:textId="77777777" w:rsidR="005B1033" w:rsidRDefault="005B1033" w:rsidP="00A60C4F">
      <w:pPr>
        <w:rPr>
          <w:rFonts w:ascii="黑体" w:eastAsia="黑体" w:hAnsi="黑体"/>
          <w:sz w:val="28"/>
          <w:szCs w:val="28"/>
        </w:rPr>
      </w:pPr>
    </w:p>
    <w:p w14:paraId="4DE6FD2D" w14:textId="77777777" w:rsidR="007C7F17" w:rsidRDefault="00A60C4F" w:rsidP="00A60C4F">
      <w:pPr>
        <w:rPr>
          <w:rFonts w:ascii="黑体" w:eastAsia="黑体" w:hAnsi="黑体"/>
          <w:sz w:val="28"/>
          <w:szCs w:val="28"/>
        </w:rPr>
      </w:pPr>
      <w:r w:rsidRPr="006E7802">
        <w:rPr>
          <w:rFonts w:ascii="黑体" w:eastAsia="黑体" w:hAnsi="黑体" w:hint="eastAsia"/>
          <w:sz w:val="28"/>
          <w:szCs w:val="28"/>
        </w:rPr>
        <w:lastRenderedPageBreak/>
        <w:t>2.</w:t>
      </w:r>
      <w:r>
        <w:rPr>
          <w:rFonts w:ascii="黑体" w:eastAsia="黑体" w:hAnsi="黑体"/>
          <w:sz w:val="28"/>
          <w:szCs w:val="28"/>
        </w:rPr>
        <w:t>2</w:t>
      </w:r>
      <w:r w:rsidRPr="006E7802">
        <w:rPr>
          <w:rFonts w:ascii="黑体" w:eastAsia="黑体" w:hAnsi="黑体"/>
          <w:sz w:val="28"/>
          <w:szCs w:val="28"/>
        </w:rPr>
        <w:t xml:space="preserve"> </w:t>
      </w:r>
      <w:r>
        <w:rPr>
          <w:rFonts w:ascii="黑体" w:eastAsia="黑体" w:hAnsi="黑体" w:hint="eastAsia"/>
          <w:sz w:val="28"/>
          <w:szCs w:val="28"/>
        </w:rPr>
        <w:t>结果计算</w:t>
      </w:r>
    </w:p>
    <w:p w14:paraId="78AD5C80" w14:textId="7EEABAF6" w:rsidR="00A60C4F" w:rsidRPr="00A60C4F" w:rsidRDefault="00A60C4F" w:rsidP="00A60C4F">
      <w:pPr>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Pr="00A60C4F">
        <w:rPr>
          <w:rFonts w:ascii="宋体" w:eastAsia="宋体" w:hAnsi="宋体" w:hint="eastAsia"/>
          <w:sz w:val="24"/>
          <w:szCs w:val="24"/>
        </w:rPr>
        <w:t>该软件的结果计算位于的右方，如图：</w:t>
      </w:r>
    </w:p>
    <w:p w14:paraId="41EE3699" w14:textId="3667DC96" w:rsidR="00A60C4F" w:rsidRDefault="00A60C4F" w:rsidP="00A60C4F">
      <w:pPr>
        <w:jc w:val="center"/>
        <w:rPr>
          <w:rFonts w:ascii="黑体" w:eastAsia="黑体" w:hAnsi="黑体"/>
          <w:sz w:val="28"/>
          <w:szCs w:val="28"/>
        </w:rPr>
      </w:pPr>
      <w:r>
        <w:rPr>
          <w:rFonts w:ascii="黑体" w:eastAsia="黑体" w:hAnsi="黑体"/>
          <w:noProof/>
          <w:sz w:val="28"/>
          <w:szCs w:val="28"/>
        </w:rPr>
        <w:drawing>
          <wp:inline distT="0" distB="0" distL="0" distR="0" wp14:anchorId="614B1AA4" wp14:editId="199EEFC8">
            <wp:extent cx="4693920" cy="282315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4658" cy="2829612"/>
                    </a:xfrm>
                    <a:prstGeom prst="rect">
                      <a:avLst/>
                    </a:prstGeom>
                    <a:noFill/>
                    <a:ln>
                      <a:noFill/>
                    </a:ln>
                  </pic:spPr>
                </pic:pic>
              </a:graphicData>
            </a:graphic>
          </wp:inline>
        </w:drawing>
      </w:r>
    </w:p>
    <w:p w14:paraId="4986256F" w14:textId="5A4C53E7"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w:t>
      </w:r>
      <w:r>
        <w:rPr>
          <w:rFonts w:ascii="黑体" w:eastAsia="黑体" w:hAnsi="黑体"/>
          <w:b/>
          <w:bCs/>
          <w:sz w:val="24"/>
          <w:szCs w:val="24"/>
        </w:rPr>
        <w:t>9</w:t>
      </w:r>
    </w:p>
    <w:p w14:paraId="7FEB3EBC" w14:textId="001DB112" w:rsidR="005528BE" w:rsidRPr="005528BE" w:rsidRDefault="005528BE" w:rsidP="005528BE">
      <w:pPr>
        <w:ind w:firstLine="396"/>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A60C4F" w:rsidRPr="005528BE">
        <w:rPr>
          <w:rFonts w:ascii="宋体" w:eastAsia="宋体" w:hAnsi="宋体" w:hint="eastAsia"/>
          <w:sz w:val="24"/>
          <w:szCs w:val="24"/>
        </w:rPr>
        <w:t>点击相应的按钮会弹出与之对应的计算框</w:t>
      </w:r>
    </w:p>
    <w:p w14:paraId="181123CB" w14:textId="7DDD5BC2" w:rsidR="00A60C4F" w:rsidRDefault="00A60C4F" w:rsidP="005528BE">
      <w:pPr>
        <w:pStyle w:val="a9"/>
        <w:ind w:left="396" w:firstLineChars="0" w:firstLine="0"/>
        <w:jc w:val="left"/>
        <w:rPr>
          <w:rFonts w:ascii="宋体" w:eastAsia="宋体" w:hAnsi="宋体"/>
          <w:color w:val="FF0000"/>
          <w:sz w:val="24"/>
          <w:szCs w:val="24"/>
        </w:rPr>
      </w:pPr>
      <w:r w:rsidRPr="005528BE">
        <w:rPr>
          <w:rFonts w:ascii="宋体" w:eastAsia="宋体" w:hAnsi="宋体" w:hint="eastAsia"/>
          <w:color w:val="FF0000"/>
          <w:sz w:val="24"/>
          <w:szCs w:val="24"/>
        </w:rPr>
        <w:t>注意：使用该软件进行计算时只能从从上往下依次点击，否则无法计算出相应的结果</w:t>
      </w:r>
      <w:r w:rsidR="005528BE">
        <w:rPr>
          <w:rFonts w:ascii="宋体" w:eastAsia="宋体" w:hAnsi="宋体" w:hint="eastAsia"/>
          <w:color w:val="FF0000"/>
          <w:sz w:val="24"/>
          <w:szCs w:val="24"/>
        </w:rPr>
        <w:t>。</w:t>
      </w:r>
    </w:p>
    <w:p w14:paraId="30161817" w14:textId="77777777" w:rsidR="005528BE" w:rsidRPr="005528BE" w:rsidRDefault="005528BE" w:rsidP="005528BE">
      <w:pPr>
        <w:pStyle w:val="a9"/>
        <w:ind w:left="396" w:firstLineChars="0" w:firstLine="0"/>
        <w:jc w:val="left"/>
        <w:rPr>
          <w:rFonts w:ascii="宋体" w:eastAsia="宋体" w:hAnsi="宋体"/>
          <w:color w:val="FF0000"/>
          <w:sz w:val="24"/>
          <w:szCs w:val="24"/>
        </w:rPr>
      </w:pPr>
    </w:p>
    <w:p w14:paraId="350E0C8F" w14:textId="23DF525E" w:rsidR="00A60C4F" w:rsidRDefault="00A60C4F" w:rsidP="00A60C4F">
      <w:pPr>
        <w:jc w:val="left"/>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以管柱轴向力分析计算为例，该计算界面如下图;</w:t>
      </w:r>
    </w:p>
    <w:p w14:paraId="4967AF03" w14:textId="7C43E918" w:rsidR="00A60C4F" w:rsidRDefault="00A60C4F" w:rsidP="00A60C4F">
      <w:pPr>
        <w:jc w:val="center"/>
        <w:rPr>
          <w:rFonts w:ascii="宋体" w:eastAsia="宋体" w:hAnsi="宋体"/>
          <w:sz w:val="24"/>
          <w:szCs w:val="24"/>
        </w:rPr>
      </w:pPr>
      <w:r>
        <w:rPr>
          <w:rFonts w:ascii="宋体" w:eastAsia="宋体" w:hAnsi="宋体"/>
          <w:noProof/>
          <w:sz w:val="24"/>
          <w:szCs w:val="24"/>
        </w:rPr>
        <w:drawing>
          <wp:inline distT="0" distB="0" distL="0" distR="0" wp14:anchorId="3DC97CBF" wp14:editId="62BCC027">
            <wp:extent cx="4678680" cy="2529200"/>
            <wp:effectExtent l="0" t="0" r="762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8512" cy="2539921"/>
                    </a:xfrm>
                    <a:prstGeom prst="rect">
                      <a:avLst/>
                    </a:prstGeom>
                    <a:noFill/>
                    <a:ln>
                      <a:noFill/>
                    </a:ln>
                  </pic:spPr>
                </pic:pic>
              </a:graphicData>
            </a:graphic>
          </wp:inline>
        </w:drawing>
      </w:r>
    </w:p>
    <w:p w14:paraId="7C66375E" w14:textId="35F54B3E" w:rsidR="005528BE"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_1</w:t>
      </w:r>
      <w:r>
        <w:rPr>
          <w:rFonts w:ascii="黑体" w:eastAsia="黑体" w:hAnsi="黑体"/>
          <w:b/>
          <w:bCs/>
          <w:sz w:val="24"/>
          <w:szCs w:val="24"/>
        </w:rPr>
        <w:t>0</w:t>
      </w:r>
    </w:p>
    <w:p w14:paraId="1E544911" w14:textId="2283C5DA" w:rsidR="005B1033" w:rsidRDefault="005B1033" w:rsidP="005B1033">
      <w:pPr>
        <w:jc w:val="center"/>
        <w:rPr>
          <w:rFonts w:ascii="黑体" w:eastAsia="黑体" w:hAnsi="黑体"/>
          <w:b/>
          <w:bCs/>
          <w:sz w:val="24"/>
          <w:szCs w:val="24"/>
        </w:rPr>
      </w:pPr>
    </w:p>
    <w:p w14:paraId="344A0A46" w14:textId="77777777" w:rsidR="005B1033" w:rsidRPr="005B1033" w:rsidRDefault="005B1033" w:rsidP="005B1033">
      <w:pPr>
        <w:jc w:val="center"/>
        <w:rPr>
          <w:rFonts w:ascii="黑体" w:eastAsia="黑体" w:hAnsi="黑体"/>
          <w:b/>
          <w:bCs/>
          <w:sz w:val="24"/>
          <w:szCs w:val="24"/>
        </w:rPr>
      </w:pPr>
    </w:p>
    <w:p w14:paraId="2630EE83" w14:textId="3E3ADB8D" w:rsidR="005528BE" w:rsidRDefault="005528BE" w:rsidP="00A60C4F">
      <w:pPr>
        <w:jc w:val="center"/>
        <w:rPr>
          <w:rFonts w:ascii="宋体" w:eastAsia="宋体" w:hAnsi="宋体"/>
          <w:sz w:val="24"/>
          <w:szCs w:val="24"/>
        </w:rPr>
      </w:pPr>
    </w:p>
    <w:p w14:paraId="73058065" w14:textId="351B8A2B" w:rsidR="005528BE" w:rsidRDefault="005528BE" w:rsidP="00A60C4F">
      <w:pPr>
        <w:jc w:val="center"/>
        <w:rPr>
          <w:rFonts w:ascii="宋体" w:eastAsia="宋体" w:hAnsi="宋体"/>
          <w:sz w:val="24"/>
          <w:szCs w:val="24"/>
        </w:rPr>
      </w:pPr>
    </w:p>
    <w:p w14:paraId="7C90679D" w14:textId="4AE3E3A0" w:rsidR="005528BE" w:rsidRDefault="005528BE" w:rsidP="00A60C4F">
      <w:pPr>
        <w:jc w:val="center"/>
        <w:rPr>
          <w:rFonts w:ascii="宋体" w:eastAsia="宋体" w:hAnsi="宋体"/>
          <w:sz w:val="24"/>
          <w:szCs w:val="24"/>
        </w:rPr>
      </w:pPr>
    </w:p>
    <w:p w14:paraId="23A0590D" w14:textId="77777777" w:rsidR="005528BE" w:rsidRPr="00A60C4F" w:rsidRDefault="005528BE" w:rsidP="00A60C4F">
      <w:pPr>
        <w:jc w:val="center"/>
        <w:rPr>
          <w:rFonts w:ascii="宋体" w:eastAsia="宋体" w:hAnsi="宋体"/>
          <w:sz w:val="24"/>
          <w:szCs w:val="24"/>
        </w:rPr>
      </w:pPr>
    </w:p>
    <w:p w14:paraId="10E07887" w14:textId="242D9879" w:rsidR="00A60C4F" w:rsidRDefault="005528BE" w:rsidP="005528BE">
      <w:pPr>
        <w:ind w:firstLine="420"/>
      </w:pPr>
      <w:r>
        <w:rPr>
          <w:rFonts w:hint="eastAsia"/>
        </w:rPr>
        <w:lastRenderedPageBreak/>
        <w:t>(</w:t>
      </w:r>
      <w:r>
        <w:t>1).</w:t>
      </w:r>
      <w:r w:rsidR="007C7F17">
        <w:rPr>
          <w:rFonts w:hint="eastAsia"/>
        </w:rPr>
        <w:t>点击“计算”按钮可计算出相应的数值以及折线图，示例结果如下图：</w:t>
      </w:r>
    </w:p>
    <w:p w14:paraId="57D903AE" w14:textId="41B7B322" w:rsidR="007C7F17" w:rsidRDefault="007C7F17" w:rsidP="007C7F17">
      <w:pPr>
        <w:jc w:val="center"/>
      </w:pPr>
      <w:r>
        <w:rPr>
          <w:noProof/>
        </w:rPr>
        <w:drawing>
          <wp:inline distT="0" distB="0" distL="0" distR="0" wp14:anchorId="12D6F63C" wp14:editId="6705B901">
            <wp:extent cx="4142509" cy="2239356"/>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8513" cy="2248007"/>
                    </a:xfrm>
                    <a:prstGeom prst="rect">
                      <a:avLst/>
                    </a:prstGeom>
                    <a:noFill/>
                    <a:ln>
                      <a:noFill/>
                    </a:ln>
                  </pic:spPr>
                </pic:pic>
              </a:graphicData>
            </a:graphic>
          </wp:inline>
        </w:drawing>
      </w:r>
    </w:p>
    <w:p w14:paraId="3F5FE45C" w14:textId="1778DD40"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_1</w:t>
      </w:r>
      <w:r>
        <w:rPr>
          <w:rFonts w:ascii="黑体" w:eastAsia="黑体" w:hAnsi="黑体"/>
          <w:b/>
          <w:bCs/>
          <w:sz w:val="24"/>
          <w:szCs w:val="24"/>
        </w:rPr>
        <w:t>1</w:t>
      </w:r>
    </w:p>
    <w:p w14:paraId="30968318" w14:textId="77777777" w:rsidR="005B1033" w:rsidRDefault="007C7F17" w:rsidP="007C7F17">
      <w:pPr>
        <w:jc w:val="center"/>
      </w:pPr>
      <w:r>
        <w:rPr>
          <w:noProof/>
        </w:rPr>
        <w:drawing>
          <wp:inline distT="0" distB="0" distL="0" distR="0" wp14:anchorId="13B817C9" wp14:editId="46D75CBA">
            <wp:extent cx="4177146" cy="1961809"/>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3257" cy="1983465"/>
                    </a:xfrm>
                    <a:prstGeom prst="rect">
                      <a:avLst/>
                    </a:prstGeom>
                    <a:noFill/>
                    <a:ln>
                      <a:noFill/>
                    </a:ln>
                  </pic:spPr>
                </pic:pic>
              </a:graphicData>
            </a:graphic>
          </wp:inline>
        </w:drawing>
      </w:r>
    </w:p>
    <w:p w14:paraId="192FF4CE" w14:textId="6D656D4E"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_1</w:t>
      </w:r>
      <w:r>
        <w:rPr>
          <w:rFonts w:ascii="黑体" w:eastAsia="黑体" w:hAnsi="黑体"/>
          <w:b/>
          <w:bCs/>
          <w:sz w:val="24"/>
          <w:szCs w:val="24"/>
        </w:rPr>
        <w:t>2</w:t>
      </w:r>
    </w:p>
    <w:p w14:paraId="345DFB70" w14:textId="77777777" w:rsidR="005B1033" w:rsidRDefault="007C7F17" w:rsidP="007C7F17">
      <w:pPr>
        <w:jc w:val="center"/>
      </w:pPr>
      <w:r>
        <w:rPr>
          <w:rFonts w:hint="eastAsia"/>
          <w:noProof/>
        </w:rPr>
        <w:drawing>
          <wp:inline distT="0" distB="0" distL="0" distR="0" wp14:anchorId="05CB167B" wp14:editId="2D4CCD71">
            <wp:extent cx="2572526" cy="34461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9075" cy="3468314"/>
                    </a:xfrm>
                    <a:prstGeom prst="rect">
                      <a:avLst/>
                    </a:prstGeom>
                    <a:noFill/>
                    <a:ln>
                      <a:noFill/>
                    </a:ln>
                  </pic:spPr>
                </pic:pic>
              </a:graphicData>
            </a:graphic>
          </wp:inline>
        </w:drawing>
      </w:r>
    </w:p>
    <w:p w14:paraId="1483C95D" w14:textId="5738A522"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_1</w:t>
      </w:r>
      <w:r>
        <w:rPr>
          <w:rFonts w:ascii="黑体" w:eastAsia="黑体" w:hAnsi="黑体"/>
          <w:b/>
          <w:bCs/>
          <w:sz w:val="24"/>
          <w:szCs w:val="24"/>
        </w:rPr>
        <w:t>3</w:t>
      </w:r>
    </w:p>
    <w:p w14:paraId="2D299FE0" w14:textId="3323FBB1" w:rsidR="007C7F17" w:rsidRDefault="007C7F17" w:rsidP="007C7F17">
      <w:pPr>
        <w:jc w:val="center"/>
      </w:pPr>
      <w:r>
        <w:rPr>
          <w:rFonts w:hint="eastAsia"/>
          <w:noProof/>
        </w:rPr>
        <w:lastRenderedPageBreak/>
        <w:drawing>
          <wp:inline distT="0" distB="0" distL="0" distR="0" wp14:anchorId="2311C0D4" wp14:editId="00ED6105">
            <wp:extent cx="2518234" cy="39338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7967" cy="3995900"/>
                    </a:xfrm>
                    <a:prstGeom prst="rect">
                      <a:avLst/>
                    </a:prstGeom>
                    <a:noFill/>
                    <a:ln>
                      <a:noFill/>
                    </a:ln>
                  </pic:spPr>
                </pic:pic>
              </a:graphicData>
            </a:graphic>
          </wp:inline>
        </w:drawing>
      </w:r>
    </w:p>
    <w:p w14:paraId="067B9630" w14:textId="2DAFA25B"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_1</w:t>
      </w:r>
      <w:r>
        <w:rPr>
          <w:rFonts w:ascii="黑体" w:eastAsia="黑体" w:hAnsi="黑体"/>
          <w:b/>
          <w:bCs/>
          <w:sz w:val="24"/>
          <w:szCs w:val="24"/>
        </w:rPr>
        <w:t>4</w:t>
      </w:r>
    </w:p>
    <w:p w14:paraId="7190755A" w14:textId="705CB151" w:rsidR="00424EFE" w:rsidRDefault="005528BE" w:rsidP="005528BE">
      <w:pPr>
        <w:ind w:firstLine="420"/>
      </w:pPr>
      <w:r>
        <w:t>(2).</w:t>
      </w:r>
      <w:r w:rsidR="007C7F17">
        <w:rPr>
          <w:rFonts w:hint="eastAsia"/>
        </w:rPr>
        <w:t>计算完成后可点击“导出报告”按钮，为此次报告命名后可导出为word文件</w:t>
      </w:r>
    </w:p>
    <w:p w14:paraId="60D09191" w14:textId="1EE27A8A" w:rsidR="005528BE" w:rsidRDefault="007C7F17" w:rsidP="005528BE">
      <w:pPr>
        <w:jc w:val="center"/>
      </w:pPr>
      <w:r>
        <w:rPr>
          <w:noProof/>
        </w:rPr>
        <w:drawing>
          <wp:inline distT="0" distB="0" distL="0" distR="0" wp14:anchorId="710906E5" wp14:editId="45C54EF3">
            <wp:extent cx="4178662" cy="2080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1182" cy="2086493"/>
                    </a:xfrm>
                    <a:prstGeom prst="rect">
                      <a:avLst/>
                    </a:prstGeom>
                    <a:noFill/>
                    <a:ln>
                      <a:noFill/>
                    </a:ln>
                  </pic:spPr>
                </pic:pic>
              </a:graphicData>
            </a:graphic>
          </wp:inline>
        </w:drawing>
      </w:r>
    </w:p>
    <w:p w14:paraId="7183D147" w14:textId="45F456F9" w:rsidR="005B1033" w:rsidRPr="005B1033" w:rsidRDefault="005B1033" w:rsidP="005B1033">
      <w:pPr>
        <w:jc w:val="center"/>
        <w:rPr>
          <w:rFonts w:ascii="黑体" w:eastAsia="黑体" w:hAnsi="黑体"/>
          <w:b/>
          <w:bCs/>
          <w:sz w:val="24"/>
          <w:szCs w:val="24"/>
        </w:rPr>
      </w:pPr>
      <w:r w:rsidRPr="005B1033">
        <w:rPr>
          <w:rFonts w:ascii="黑体" w:eastAsia="黑体" w:hAnsi="黑体" w:hint="eastAsia"/>
          <w:b/>
          <w:bCs/>
          <w:sz w:val="24"/>
          <w:szCs w:val="24"/>
        </w:rPr>
        <w:t xml:space="preserve">图 </w:t>
      </w:r>
      <w:r>
        <w:rPr>
          <w:rFonts w:ascii="黑体" w:eastAsia="黑体" w:hAnsi="黑体"/>
          <w:b/>
          <w:bCs/>
          <w:sz w:val="24"/>
          <w:szCs w:val="24"/>
        </w:rPr>
        <w:t>2</w:t>
      </w:r>
      <w:r w:rsidRPr="005B1033">
        <w:rPr>
          <w:rFonts w:ascii="黑体" w:eastAsia="黑体" w:hAnsi="黑体"/>
          <w:b/>
          <w:bCs/>
          <w:sz w:val="24"/>
          <w:szCs w:val="24"/>
        </w:rPr>
        <w:t>_1</w:t>
      </w:r>
      <w:r>
        <w:rPr>
          <w:rFonts w:ascii="黑体" w:eastAsia="黑体" w:hAnsi="黑体"/>
          <w:b/>
          <w:bCs/>
          <w:sz w:val="24"/>
          <w:szCs w:val="24"/>
        </w:rPr>
        <w:t>5</w:t>
      </w:r>
    </w:p>
    <w:p w14:paraId="622B1CFD" w14:textId="52937208" w:rsidR="00B6080B" w:rsidDel="00FA4339" w:rsidRDefault="009C6C9E" w:rsidP="00585A33">
      <w:pPr>
        <w:ind w:firstLineChars="200" w:firstLine="420"/>
        <w:rPr>
          <w:del w:id="0" w:author="YoungChen" w:date="2020-03-06T16:03:00Z"/>
        </w:rPr>
      </w:pPr>
      <w:del w:id="1" w:author="YoungChen" w:date="2020-03-06T16:03:00Z">
        <w:r w:rsidDel="00FA4339">
          <w:rPr>
            <w:rFonts w:hint="eastAsia"/>
          </w:rPr>
          <w:lastRenderedPageBreak/>
          <w:delText>录入方式一：</w:delText>
        </w:r>
      </w:del>
    </w:p>
    <w:p w14:paraId="6B5DAD15" w14:textId="72A2C735" w:rsidR="0054770E" w:rsidDel="00FA4339" w:rsidRDefault="0054770E" w:rsidP="00585A33">
      <w:pPr>
        <w:ind w:firstLineChars="200" w:firstLine="420"/>
        <w:jc w:val="left"/>
        <w:rPr>
          <w:del w:id="2" w:author="YoungChen" w:date="2020-03-06T16:03:00Z"/>
        </w:rPr>
      </w:pPr>
      <w:del w:id="3" w:author="YoungChen" w:date="2020-03-06T16:03:00Z">
        <w:r w:rsidDel="00FA4339">
          <w:rPr>
            <w:rFonts w:hint="eastAsia"/>
          </w:rPr>
          <w:delText>点击菜单栏的数据录入，子菜单中包含井眼轨道、井身结构等录入数据的入口</w:delText>
        </w:r>
        <w:r w:rsidR="00BA439F" w:rsidDel="00FA4339">
          <w:rPr>
            <w:rFonts w:hint="eastAsia"/>
          </w:rPr>
          <w:delText>，如下图所示</w:delText>
        </w:r>
      </w:del>
    </w:p>
    <w:p w14:paraId="32F04A52" w14:textId="1A614AA7" w:rsidR="0054770E" w:rsidDel="00FA4339" w:rsidRDefault="0054770E" w:rsidP="0054770E">
      <w:pPr>
        <w:jc w:val="center"/>
        <w:rPr>
          <w:del w:id="4" w:author="YoungChen" w:date="2020-03-06T16:03:00Z"/>
        </w:rPr>
      </w:pPr>
      <w:del w:id="5" w:author="YoungChen" w:date="2020-03-06T16:03:00Z">
        <w:r w:rsidDel="00FA4339">
          <w:rPr>
            <w:rFonts w:hint="eastAsia"/>
            <w:noProof/>
          </w:rPr>
          <w:drawing>
            <wp:inline distT="0" distB="0" distL="0" distR="0" wp14:anchorId="20E92EF3" wp14:editId="1CC147BA">
              <wp:extent cx="2886478" cy="2086266"/>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1.png"/>
                      <pic:cNvPicPr/>
                    </pic:nvPicPr>
                    <pic:blipFill>
                      <a:blip r:embed="rId32">
                        <a:extLst>
                          <a:ext uri="{28A0092B-C50C-407E-A947-70E740481C1C}">
                            <a14:useLocalDpi xmlns:a14="http://schemas.microsoft.com/office/drawing/2010/main" val="0"/>
                          </a:ext>
                        </a:extLst>
                      </a:blip>
                      <a:stretch>
                        <a:fillRect/>
                      </a:stretch>
                    </pic:blipFill>
                    <pic:spPr>
                      <a:xfrm>
                        <a:off x="0" y="0"/>
                        <a:ext cx="2886478" cy="2086266"/>
                      </a:xfrm>
                      <a:prstGeom prst="rect">
                        <a:avLst/>
                      </a:prstGeom>
                    </pic:spPr>
                  </pic:pic>
                </a:graphicData>
              </a:graphic>
            </wp:inline>
          </w:drawing>
        </w:r>
      </w:del>
    </w:p>
    <w:p w14:paraId="307F1F4F" w14:textId="1777C991" w:rsidR="00D06DC5" w:rsidDel="00FA4339" w:rsidRDefault="00D06DC5" w:rsidP="0054770E">
      <w:pPr>
        <w:jc w:val="center"/>
        <w:rPr>
          <w:del w:id="6" w:author="YoungChen" w:date="2020-03-06T16:03:00Z"/>
        </w:rPr>
      </w:pPr>
      <w:del w:id="7" w:author="YoungChen" w:date="2020-03-06T16:03:00Z">
        <w:r w:rsidDel="00FA4339">
          <w:rPr>
            <w:rFonts w:hint="eastAsia"/>
          </w:rPr>
          <w:delText>图1</w:delText>
        </w:r>
      </w:del>
    </w:p>
    <w:p w14:paraId="185ABE84" w14:textId="5F630BA8" w:rsidR="00FC30BD" w:rsidDel="00FA4339" w:rsidRDefault="00FC30BD" w:rsidP="00585A33">
      <w:pPr>
        <w:ind w:firstLineChars="200" w:firstLine="420"/>
        <w:jc w:val="left"/>
        <w:rPr>
          <w:del w:id="8" w:author="YoungChen" w:date="2020-03-06T16:03:00Z"/>
        </w:rPr>
      </w:pPr>
      <w:del w:id="9" w:author="YoungChen" w:date="2020-03-06T16:03:00Z">
        <w:r w:rsidDel="00FA4339">
          <w:rPr>
            <w:rFonts w:hint="eastAsia"/>
          </w:rPr>
          <w:delText>录入方式二：</w:delText>
        </w:r>
      </w:del>
    </w:p>
    <w:p w14:paraId="2567E7F5" w14:textId="0C1CD4A1" w:rsidR="00476F30" w:rsidDel="00FA4339" w:rsidRDefault="00476F30" w:rsidP="00585A33">
      <w:pPr>
        <w:ind w:firstLineChars="200" w:firstLine="420"/>
        <w:jc w:val="left"/>
        <w:rPr>
          <w:del w:id="10" w:author="YoungChen" w:date="2020-03-06T16:03:00Z"/>
        </w:rPr>
      </w:pPr>
      <w:del w:id="11" w:author="YoungChen" w:date="2020-03-06T16:03:00Z">
        <w:r w:rsidDel="00FA4339">
          <w:rPr>
            <w:rFonts w:hint="eastAsia"/>
          </w:rPr>
          <w:delText>从基础数据栏快速进入</w:delText>
        </w:r>
        <w:r w:rsidR="001924E7" w:rsidDel="00FA4339">
          <w:rPr>
            <w:rFonts w:hint="eastAsia"/>
          </w:rPr>
          <w:delText>，</w:delText>
        </w:r>
        <w:r w:rsidR="0069024D" w:rsidDel="00FA4339">
          <w:rPr>
            <w:rFonts w:hint="eastAsia"/>
          </w:rPr>
          <w:delText>基础数据栏</w:delText>
        </w:r>
        <w:r w:rsidR="001924E7" w:rsidDel="00FA4339">
          <w:rPr>
            <w:rFonts w:hint="eastAsia"/>
          </w:rPr>
          <w:delText>如下图2所示</w:delText>
        </w:r>
      </w:del>
    </w:p>
    <w:p w14:paraId="3B183834" w14:textId="08D7F437" w:rsidR="00524691" w:rsidDel="00FA4339" w:rsidRDefault="00524691" w:rsidP="00524691">
      <w:pPr>
        <w:jc w:val="center"/>
        <w:rPr>
          <w:del w:id="12" w:author="YoungChen" w:date="2020-03-06T16:03:00Z"/>
        </w:rPr>
      </w:pPr>
      <w:del w:id="13" w:author="YoungChen" w:date="2020-03-06T16:03:00Z">
        <w:r w:rsidDel="00FA4339">
          <w:rPr>
            <w:rFonts w:hint="eastAsia"/>
            <w:noProof/>
          </w:rPr>
          <w:drawing>
            <wp:inline distT="0" distB="0" distL="0" distR="0" wp14:anchorId="4C1058B5" wp14:editId="49E05503">
              <wp:extent cx="2376055" cy="2236287"/>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2.png"/>
                      <pic:cNvPicPr/>
                    </pic:nvPicPr>
                    <pic:blipFill>
                      <a:blip r:embed="rId33">
                        <a:extLst>
                          <a:ext uri="{28A0092B-C50C-407E-A947-70E740481C1C}">
                            <a14:useLocalDpi xmlns:a14="http://schemas.microsoft.com/office/drawing/2010/main" val="0"/>
                          </a:ext>
                        </a:extLst>
                      </a:blip>
                      <a:stretch>
                        <a:fillRect/>
                      </a:stretch>
                    </pic:blipFill>
                    <pic:spPr>
                      <a:xfrm>
                        <a:off x="0" y="0"/>
                        <a:ext cx="2392057" cy="2251347"/>
                      </a:xfrm>
                      <a:prstGeom prst="rect">
                        <a:avLst/>
                      </a:prstGeom>
                    </pic:spPr>
                  </pic:pic>
                </a:graphicData>
              </a:graphic>
            </wp:inline>
          </w:drawing>
        </w:r>
      </w:del>
    </w:p>
    <w:p w14:paraId="3D5D574A" w14:textId="564C3548" w:rsidR="00524691" w:rsidDel="00FA4339" w:rsidRDefault="00524691" w:rsidP="00524691">
      <w:pPr>
        <w:jc w:val="center"/>
        <w:rPr>
          <w:del w:id="14" w:author="YoungChen" w:date="2020-03-06T16:03:00Z"/>
        </w:rPr>
      </w:pPr>
      <w:del w:id="15" w:author="YoungChen" w:date="2020-03-06T16:03:00Z">
        <w:r w:rsidDel="00FA4339">
          <w:rPr>
            <w:rFonts w:hint="eastAsia"/>
          </w:rPr>
          <w:delText>图2</w:delText>
        </w:r>
      </w:del>
    </w:p>
    <w:p w14:paraId="5DA91A7C" w14:textId="7B3C53AE" w:rsidR="00D24542" w:rsidDel="00FA4339" w:rsidRDefault="00D24542" w:rsidP="00FC30BD">
      <w:pPr>
        <w:jc w:val="left"/>
        <w:rPr>
          <w:del w:id="16" w:author="YoungChen" w:date="2020-03-06T16:03:00Z"/>
        </w:rPr>
      </w:pPr>
      <w:del w:id="17" w:author="YoungChen" w:date="2020-03-06T16:03:00Z">
        <w:r w:rsidDel="00FA4339">
          <w:rPr>
            <w:rFonts w:hint="eastAsia"/>
          </w:rPr>
          <w:delText>（3）基础数据录入说明</w:delText>
        </w:r>
      </w:del>
    </w:p>
    <w:p w14:paraId="45F7A72A" w14:textId="6908F55F" w:rsidR="00FA4339" w:rsidDel="00FA4339" w:rsidRDefault="00FA4339" w:rsidP="00FC30BD">
      <w:pPr>
        <w:jc w:val="left"/>
        <w:rPr>
          <w:del w:id="18" w:author="YoungChen" w:date="2020-03-06T16:03:00Z"/>
        </w:rPr>
      </w:pPr>
      <w:del w:id="19" w:author="YoungChen" w:date="2020-03-06T16:03:00Z">
        <w:r w:rsidDel="00FA4339">
          <w:rPr>
            <w:rFonts w:hint="eastAsia"/>
          </w:rPr>
          <w:delText>井眼轨道</w:delText>
        </w:r>
      </w:del>
    </w:p>
    <w:p w14:paraId="3109FA40" w14:textId="7DBAB612" w:rsidR="00524691" w:rsidDel="00FA4339" w:rsidRDefault="00674A9C" w:rsidP="00FC30BD">
      <w:pPr>
        <w:jc w:val="left"/>
        <w:rPr>
          <w:del w:id="20" w:author="YoungChen" w:date="2020-03-06T16:03:00Z"/>
        </w:rPr>
      </w:pPr>
      <w:del w:id="21" w:author="YoungChen" w:date="2020-03-06T16:03:00Z">
        <w:r w:rsidDel="00FA4339">
          <w:rPr>
            <w:rFonts w:hint="eastAsia"/>
          </w:rPr>
          <w:delText>（</w:delText>
        </w:r>
        <w:r w:rsidR="00D24542" w:rsidDel="00FA4339">
          <w:rPr>
            <w:rFonts w:hint="eastAsia"/>
          </w:rPr>
          <w:delText>4</w:delText>
        </w:r>
        <w:r w:rsidDel="00FA4339">
          <w:rPr>
            <w:rFonts w:hint="eastAsia"/>
          </w:rPr>
          <w:delText>）</w:delText>
        </w:r>
        <w:r w:rsidR="004003E6" w:rsidDel="00FA4339">
          <w:rPr>
            <w:rFonts w:hint="eastAsia"/>
          </w:rPr>
          <w:delText>计算</w:delText>
        </w:r>
      </w:del>
    </w:p>
    <w:p w14:paraId="66C58EA3" w14:textId="618B9ED7" w:rsidR="00AB7173" w:rsidDel="00FA4339" w:rsidRDefault="00FA0CF7" w:rsidP="001E0740">
      <w:pPr>
        <w:ind w:firstLineChars="200" w:firstLine="420"/>
        <w:jc w:val="left"/>
        <w:rPr>
          <w:del w:id="22" w:author="YoungChen" w:date="2020-03-06T16:03:00Z"/>
          <w:color w:val="FF0000"/>
        </w:rPr>
      </w:pPr>
      <w:del w:id="23" w:author="YoungChen" w:date="2020-03-06T16:03:00Z">
        <w:r w:rsidRPr="00FA0CF7" w:rsidDel="00FA4339">
          <w:rPr>
            <w:rFonts w:hint="eastAsia"/>
            <w:color w:val="FF0000"/>
          </w:rPr>
          <w:delText>说明：请依次计算，否则从程序可能发生未知错误</w:delText>
        </w:r>
      </w:del>
    </w:p>
    <w:p w14:paraId="6A0EB424" w14:textId="51C55CF4" w:rsidR="001E0740" w:rsidDel="00FA4339" w:rsidRDefault="00172806" w:rsidP="00172806">
      <w:pPr>
        <w:jc w:val="center"/>
        <w:rPr>
          <w:del w:id="24" w:author="YoungChen" w:date="2020-03-06T16:03:00Z"/>
          <w:color w:val="FF0000"/>
        </w:rPr>
      </w:pPr>
      <w:del w:id="25" w:author="YoungChen" w:date="2020-03-06T16:03:00Z">
        <w:r w:rsidDel="00FA4339">
          <w:rPr>
            <w:rFonts w:hint="eastAsia"/>
            <w:noProof/>
            <w:color w:val="FF0000"/>
          </w:rPr>
          <w:drawing>
            <wp:inline distT="0" distB="0" distL="0" distR="0" wp14:anchorId="24A76758" wp14:editId="56AF8414">
              <wp:extent cx="2376055" cy="45560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png"/>
                      <pic:cNvPicPr/>
                    </pic:nvPicPr>
                    <pic:blipFill>
                      <a:blip r:embed="rId34">
                        <a:extLst>
                          <a:ext uri="{28A0092B-C50C-407E-A947-70E740481C1C}">
                            <a14:useLocalDpi xmlns:a14="http://schemas.microsoft.com/office/drawing/2010/main" val="0"/>
                          </a:ext>
                        </a:extLst>
                      </a:blip>
                      <a:stretch>
                        <a:fillRect/>
                      </a:stretch>
                    </pic:blipFill>
                    <pic:spPr>
                      <a:xfrm>
                        <a:off x="0" y="0"/>
                        <a:ext cx="2382284" cy="4567973"/>
                      </a:xfrm>
                      <a:prstGeom prst="rect">
                        <a:avLst/>
                      </a:prstGeom>
                    </pic:spPr>
                  </pic:pic>
                </a:graphicData>
              </a:graphic>
            </wp:inline>
          </w:drawing>
        </w:r>
      </w:del>
    </w:p>
    <w:p w14:paraId="692EC348" w14:textId="7B63B22A" w:rsidR="00172806" w:rsidRPr="00172806" w:rsidDel="00FA4339" w:rsidRDefault="00172806" w:rsidP="00172806">
      <w:pPr>
        <w:jc w:val="center"/>
        <w:rPr>
          <w:del w:id="26" w:author="YoungChen" w:date="2020-03-06T16:03:00Z"/>
        </w:rPr>
      </w:pPr>
      <w:del w:id="27" w:author="YoungChen" w:date="2020-03-06T16:03:00Z">
        <w:r w:rsidRPr="00172806" w:rsidDel="00FA4339">
          <w:rPr>
            <w:rFonts w:hint="eastAsia"/>
          </w:rPr>
          <w:delText>图3</w:delText>
        </w:r>
      </w:del>
    </w:p>
    <w:p w14:paraId="55631C4D" w14:textId="62E8ED2E" w:rsidR="003829EA" w:rsidRDefault="00FC4654" w:rsidP="00192E15">
      <w:pPr>
        <w:pStyle w:val="2"/>
        <w:numPr>
          <w:ilvl w:val="0"/>
          <w:numId w:val="2"/>
        </w:numPr>
      </w:pPr>
      <w:r>
        <w:t>常见问题</w:t>
      </w:r>
    </w:p>
    <w:p w14:paraId="263BE5BB" w14:textId="3D831D12" w:rsidR="00192E15" w:rsidRDefault="00192E15" w:rsidP="00192E15">
      <w:pPr>
        <w:pStyle w:val="a9"/>
        <w:ind w:left="396" w:firstLineChars="0" w:firstLine="0"/>
      </w:pPr>
      <w:r>
        <w:rPr>
          <w:rFonts w:hint="eastAsia"/>
          <w:noProof/>
        </w:rPr>
        <w:drawing>
          <wp:inline distT="0" distB="0" distL="0" distR="0" wp14:anchorId="129B8352" wp14:editId="1434829A">
            <wp:extent cx="3186545" cy="168554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截图20200306192425.png"/>
                    <pic:cNvPicPr/>
                  </pic:nvPicPr>
                  <pic:blipFill>
                    <a:blip r:embed="rId35">
                      <a:extLst>
                        <a:ext uri="{28A0092B-C50C-407E-A947-70E740481C1C}">
                          <a14:useLocalDpi xmlns:a14="http://schemas.microsoft.com/office/drawing/2010/main" val="0"/>
                        </a:ext>
                      </a:extLst>
                    </a:blip>
                    <a:stretch>
                      <a:fillRect/>
                    </a:stretch>
                  </pic:blipFill>
                  <pic:spPr>
                    <a:xfrm>
                      <a:off x="0" y="0"/>
                      <a:ext cx="3213742" cy="1699933"/>
                    </a:xfrm>
                    <a:prstGeom prst="rect">
                      <a:avLst/>
                    </a:prstGeom>
                  </pic:spPr>
                </pic:pic>
              </a:graphicData>
            </a:graphic>
          </wp:inline>
        </w:drawing>
      </w:r>
    </w:p>
    <w:p w14:paraId="69FF0E2F" w14:textId="6DBD021E" w:rsidR="00192E15" w:rsidRPr="00192E15" w:rsidRDefault="00192E15" w:rsidP="00192E15">
      <w:pPr>
        <w:pStyle w:val="a9"/>
        <w:ind w:left="396" w:firstLineChars="0" w:firstLine="0"/>
        <w:rPr>
          <w:rFonts w:hint="eastAsia"/>
        </w:rPr>
      </w:pPr>
      <w:r>
        <w:rPr>
          <w:rFonts w:hint="eastAsia"/>
        </w:rPr>
        <w:t>请尝试以管理员身份运行</w:t>
      </w:r>
      <w:bookmarkStart w:id="28" w:name="_GoBack"/>
      <w:bookmarkEnd w:id="28"/>
    </w:p>
    <w:sectPr w:rsidR="00192E15" w:rsidRPr="00192E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D402B" w14:textId="77777777" w:rsidR="003110B6" w:rsidRDefault="003110B6" w:rsidP="00FC4654">
      <w:r>
        <w:separator/>
      </w:r>
    </w:p>
  </w:endnote>
  <w:endnote w:type="continuationSeparator" w:id="0">
    <w:p w14:paraId="79C7EED1" w14:textId="77777777" w:rsidR="003110B6" w:rsidRDefault="003110B6" w:rsidP="00FC4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瀹嬩綋">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C6A19" w14:textId="77777777" w:rsidR="003110B6" w:rsidRDefault="003110B6" w:rsidP="00FC4654">
      <w:r>
        <w:separator/>
      </w:r>
    </w:p>
  </w:footnote>
  <w:footnote w:type="continuationSeparator" w:id="0">
    <w:p w14:paraId="6E58CCEA" w14:textId="77777777" w:rsidR="003110B6" w:rsidRDefault="003110B6" w:rsidP="00FC46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648A"/>
    <w:multiLevelType w:val="hybridMultilevel"/>
    <w:tmpl w:val="718A1D2E"/>
    <w:lvl w:ilvl="0" w:tplc="292E20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F3673A"/>
    <w:multiLevelType w:val="hybridMultilevel"/>
    <w:tmpl w:val="3274E57C"/>
    <w:lvl w:ilvl="0" w:tplc="FBCC86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1A112E"/>
    <w:multiLevelType w:val="multilevel"/>
    <w:tmpl w:val="FEA6C7EA"/>
    <w:lvl w:ilvl="0">
      <w:start w:val="1"/>
      <w:numFmt w:val="decimal"/>
      <w:lvlText w:val="%1."/>
      <w:lvlJc w:val="left"/>
      <w:pPr>
        <w:ind w:left="396" w:hanging="396"/>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116BF3"/>
    <w:multiLevelType w:val="hybridMultilevel"/>
    <w:tmpl w:val="2026C212"/>
    <w:lvl w:ilvl="0" w:tplc="E55449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6E9F22C0"/>
    <w:multiLevelType w:val="hybridMultilevel"/>
    <w:tmpl w:val="6F76870A"/>
    <w:lvl w:ilvl="0" w:tplc="7EA4CB4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5" w15:restartNumberingAfterBreak="0">
    <w:nsid w:val="706A6794"/>
    <w:multiLevelType w:val="hybridMultilevel"/>
    <w:tmpl w:val="7CB2389A"/>
    <w:lvl w:ilvl="0" w:tplc="DC309B18">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ungChen">
    <w15:presenceInfo w15:providerId="None" w15:userId="YoungC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B1F"/>
    <w:rsid w:val="00022FC5"/>
    <w:rsid w:val="000602C4"/>
    <w:rsid w:val="00172806"/>
    <w:rsid w:val="001808C3"/>
    <w:rsid w:val="001924E7"/>
    <w:rsid w:val="00192E15"/>
    <w:rsid w:val="001957A2"/>
    <w:rsid w:val="001B3F9E"/>
    <w:rsid w:val="001D2B71"/>
    <w:rsid w:val="001E0740"/>
    <w:rsid w:val="001E33B7"/>
    <w:rsid w:val="0024512A"/>
    <w:rsid w:val="00273CE3"/>
    <w:rsid w:val="00285BD2"/>
    <w:rsid w:val="002C4953"/>
    <w:rsid w:val="002C5E86"/>
    <w:rsid w:val="002D7BF2"/>
    <w:rsid w:val="003048AD"/>
    <w:rsid w:val="003110B6"/>
    <w:rsid w:val="00325C7D"/>
    <w:rsid w:val="003829EA"/>
    <w:rsid w:val="00390897"/>
    <w:rsid w:val="003B7E05"/>
    <w:rsid w:val="004003E6"/>
    <w:rsid w:val="00402B1F"/>
    <w:rsid w:val="00424EFE"/>
    <w:rsid w:val="00425A20"/>
    <w:rsid w:val="004649BA"/>
    <w:rsid w:val="00476F30"/>
    <w:rsid w:val="004B4185"/>
    <w:rsid w:val="00524691"/>
    <w:rsid w:val="0054770E"/>
    <w:rsid w:val="005528BE"/>
    <w:rsid w:val="0058426C"/>
    <w:rsid w:val="00585A33"/>
    <w:rsid w:val="005B1033"/>
    <w:rsid w:val="005C249B"/>
    <w:rsid w:val="00657753"/>
    <w:rsid w:val="00674A9C"/>
    <w:rsid w:val="006750D3"/>
    <w:rsid w:val="0069024D"/>
    <w:rsid w:val="006E7802"/>
    <w:rsid w:val="007477FD"/>
    <w:rsid w:val="00764DE2"/>
    <w:rsid w:val="00783B2D"/>
    <w:rsid w:val="007A3477"/>
    <w:rsid w:val="007C7F17"/>
    <w:rsid w:val="007F4ABA"/>
    <w:rsid w:val="00800F60"/>
    <w:rsid w:val="00850A25"/>
    <w:rsid w:val="008656E2"/>
    <w:rsid w:val="00876235"/>
    <w:rsid w:val="008D1FC6"/>
    <w:rsid w:val="008E15CA"/>
    <w:rsid w:val="0092300C"/>
    <w:rsid w:val="00944EED"/>
    <w:rsid w:val="00972B53"/>
    <w:rsid w:val="009B201C"/>
    <w:rsid w:val="009C6C9E"/>
    <w:rsid w:val="00A02705"/>
    <w:rsid w:val="00A60C4F"/>
    <w:rsid w:val="00AB7173"/>
    <w:rsid w:val="00AC04D1"/>
    <w:rsid w:val="00B040C4"/>
    <w:rsid w:val="00B22D0E"/>
    <w:rsid w:val="00B37EF7"/>
    <w:rsid w:val="00B60270"/>
    <w:rsid w:val="00B6080B"/>
    <w:rsid w:val="00BA439F"/>
    <w:rsid w:val="00BB1A32"/>
    <w:rsid w:val="00C2169B"/>
    <w:rsid w:val="00CC0450"/>
    <w:rsid w:val="00CD2FD0"/>
    <w:rsid w:val="00CE5E87"/>
    <w:rsid w:val="00D06DC5"/>
    <w:rsid w:val="00D24542"/>
    <w:rsid w:val="00D50667"/>
    <w:rsid w:val="00E35D2A"/>
    <w:rsid w:val="00E81F67"/>
    <w:rsid w:val="00E864B7"/>
    <w:rsid w:val="00E90D1F"/>
    <w:rsid w:val="00F407EE"/>
    <w:rsid w:val="00F77227"/>
    <w:rsid w:val="00FA0CF7"/>
    <w:rsid w:val="00FA4339"/>
    <w:rsid w:val="00FC30BD"/>
    <w:rsid w:val="00FC46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47207"/>
  <w15:chartTrackingRefBased/>
  <w15:docId w15:val="{3C10CF55-00B9-44B8-9166-7255BBEDE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46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46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02C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46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4654"/>
    <w:rPr>
      <w:sz w:val="18"/>
      <w:szCs w:val="18"/>
    </w:rPr>
  </w:style>
  <w:style w:type="paragraph" w:styleId="a5">
    <w:name w:val="footer"/>
    <w:basedOn w:val="a"/>
    <w:link w:val="a6"/>
    <w:uiPriority w:val="99"/>
    <w:unhideWhenUsed/>
    <w:rsid w:val="00FC4654"/>
    <w:pPr>
      <w:tabs>
        <w:tab w:val="center" w:pos="4153"/>
        <w:tab w:val="right" w:pos="8306"/>
      </w:tabs>
      <w:snapToGrid w:val="0"/>
      <w:jc w:val="left"/>
    </w:pPr>
    <w:rPr>
      <w:sz w:val="18"/>
      <w:szCs w:val="18"/>
    </w:rPr>
  </w:style>
  <w:style w:type="character" w:customStyle="1" w:styleId="a6">
    <w:name w:val="页脚 字符"/>
    <w:basedOn w:val="a0"/>
    <w:link w:val="a5"/>
    <w:uiPriority w:val="99"/>
    <w:rsid w:val="00FC4654"/>
    <w:rPr>
      <w:sz w:val="18"/>
      <w:szCs w:val="18"/>
    </w:rPr>
  </w:style>
  <w:style w:type="paragraph" w:styleId="a7">
    <w:name w:val="Balloon Text"/>
    <w:basedOn w:val="a"/>
    <w:link w:val="a8"/>
    <w:uiPriority w:val="99"/>
    <w:semiHidden/>
    <w:unhideWhenUsed/>
    <w:rsid w:val="00FC4654"/>
    <w:rPr>
      <w:sz w:val="18"/>
      <w:szCs w:val="18"/>
    </w:rPr>
  </w:style>
  <w:style w:type="character" w:customStyle="1" w:styleId="a8">
    <w:name w:val="批注框文本 字符"/>
    <w:basedOn w:val="a0"/>
    <w:link w:val="a7"/>
    <w:uiPriority w:val="99"/>
    <w:semiHidden/>
    <w:rsid w:val="00FC4654"/>
    <w:rPr>
      <w:sz w:val="18"/>
      <w:szCs w:val="18"/>
    </w:rPr>
  </w:style>
  <w:style w:type="character" w:customStyle="1" w:styleId="10">
    <w:name w:val="标题 1 字符"/>
    <w:basedOn w:val="a0"/>
    <w:link w:val="1"/>
    <w:uiPriority w:val="9"/>
    <w:rsid w:val="00FC4654"/>
    <w:rPr>
      <w:b/>
      <w:bCs/>
      <w:kern w:val="44"/>
      <w:sz w:val="44"/>
      <w:szCs w:val="44"/>
    </w:rPr>
  </w:style>
  <w:style w:type="character" w:customStyle="1" w:styleId="20">
    <w:name w:val="标题 2 字符"/>
    <w:basedOn w:val="a0"/>
    <w:link w:val="2"/>
    <w:uiPriority w:val="9"/>
    <w:rsid w:val="00FC4654"/>
    <w:rPr>
      <w:rFonts w:asciiTheme="majorHAnsi" w:eastAsiaTheme="majorEastAsia" w:hAnsiTheme="majorHAnsi" w:cstheme="majorBidi"/>
      <w:b/>
      <w:bCs/>
      <w:sz w:val="32"/>
      <w:szCs w:val="32"/>
    </w:rPr>
  </w:style>
  <w:style w:type="paragraph" w:styleId="a9">
    <w:name w:val="List Paragraph"/>
    <w:basedOn w:val="a"/>
    <w:uiPriority w:val="34"/>
    <w:qFormat/>
    <w:rsid w:val="00390897"/>
    <w:pPr>
      <w:ind w:firstLineChars="200" w:firstLine="420"/>
    </w:pPr>
  </w:style>
  <w:style w:type="character" w:customStyle="1" w:styleId="30">
    <w:name w:val="标题 3 字符"/>
    <w:basedOn w:val="a0"/>
    <w:link w:val="3"/>
    <w:uiPriority w:val="9"/>
    <w:rsid w:val="000602C4"/>
    <w:rPr>
      <w:b/>
      <w:bCs/>
      <w:sz w:val="32"/>
      <w:szCs w:val="32"/>
    </w:rPr>
  </w:style>
  <w:style w:type="character" w:styleId="aa">
    <w:name w:val="annotation reference"/>
    <w:basedOn w:val="a0"/>
    <w:uiPriority w:val="99"/>
    <w:semiHidden/>
    <w:unhideWhenUsed/>
    <w:rsid w:val="00AC04D1"/>
    <w:rPr>
      <w:sz w:val="21"/>
      <w:szCs w:val="21"/>
    </w:rPr>
  </w:style>
  <w:style w:type="paragraph" w:styleId="ab">
    <w:name w:val="annotation text"/>
    <w:basedOn w:val="a"/>
    <w:link w:val="ac"/>
    <w:uiPriority w:val="99"/>
    <w:semiHidden/>
    <w:unhideWhenUsed/>
    <w:rsid w:val="00AC04D1"/>
    <w:pPr>
      <w:jc w:val="left"/>
    </w:pPr>
  </w:style>
  <w:style w:type="character" w:customStyle="1" w:styleId="ac">
    <w:name w:val="批注文字 字符"/>
    <w:basedOn w:val="a0"/>
    <w:link w:val="ab"/>
    <w:uiPriority w:val="99"/>
    <w:semiHidden/>
    <w:rsid w:val="00AC04D1"/>
  </w:style>
  <w:style w:type="paragraph" w:styleId="ad">
    <w:name w:val="annotation subject"/>
    <w:basedOn w:val="ab"/>
    <w:next w:val="ab"/>
    <w:link w:val="ae"/>
    <w:uiPriority w:val="99"/>
    <w:semiHidden/>
    <w:unhideWhenUsed/>
    <w:rsid w:val="00AC04D1"/>
    <w:rPr>
      <w:b/>
      <w:bCs/>
    </w:rPr>
  </w:style>
  <w:style w:type="character" w:customStyle="1" w:styleId="ae">
    <w:name w:val="批注主题 字符"/>
    <w:basedOn w:val="ac"/>
    <w:link w:val="ad"/>
    <w:uiPriority w:val="99"/>
    <w:semiHidden/>
    <w:rsid w:val="00AC04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200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1CB76-F105-4E5D-8544-791676E39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12</Pages>
  <Words>203</Words>
  <Characters>1158</Characters>
  <Application>Microsoft Office Word</Application>
  <DocSecurity>0</DocSecurity>
  <Lines>9</Lines>
  <Paragraphs>2</Paragraphs>
  <ScaleCrop>false</ScaleCrop>
  <Company/>
  <LinksUpToDate>false</LinksUpToDate>
  <CharactersWithSpaces>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YoungChen</dc:creator>
  <cp:keywords/>
  <dc:description/>
  <cp:lastModifiedBy>YoungChen</cp:lastModifiedBy>
  <cp:revision>74</cp:revision>
  <dcterms:created xsi:type="dcterms:W3CDTF">2020-03-06T06:25:00Z</dcterms:created>
  <dcterms:modified xsi:type="dcterms:W3CDTF">2020-03-06T11:25:00Z</dcterms:modified>
</cp:coreProperties>
</file>